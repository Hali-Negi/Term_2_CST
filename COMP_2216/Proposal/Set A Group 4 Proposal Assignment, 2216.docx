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hd w:fill="ffffff" w:val="clear"/>
        <w:spacing w:after="240" w:before="240" w:line="240" w:lineRule="auto"/>
        <w:ind w:left="-90" w:right="-90" w:firstLine="0"/>
        <w:rPr>
          <w:rFonts w:ascii="Calibri" w:cs="Calibri" w:eastAsia="Calibri" w:hAnsi="Calibri"/>
          <w:sz w:val="24"/>
          <w:szCs w:val="24"/>
        </w:rPr>
      </w:pPr>
      <w:del w:author="Thorsten Ewald" w:id="0" w:date="2025-11-16T20:50:52Z">
        <w:r w:rsidDel="00000000" w:rsidR="00000000" w:rsidRPr="00000000">
          <w:rPr>
            <w:rFonts w:ascii="Calibri" w:cs="Calibri" w:eastAsia="Calibri" w:hAnsi="Calibri"/>
            <w:sz w:val="24"/>
            <w:szCs w:val="24"/>
            <w:rtl w:val="0"/>
          </w:rPr>
          <w:delText xml:space="preserve">School of Computing and Academic </w:delText>
        </w:r>
        <w:commentRangeStart w:id="0"/>
        <w:r w:rsidDel="00000000" w:rsidR="00000000" w:rsidRPr="00000000">
          <w:rPr>
            <w:rFonts w:ascii="Calibri" w:cs="Calibri" w:eastAsia="Calibri" w:hAnsi="Calibri"/>
            <w:sz w:val="24"/>
            <w:szCs w:val="24"/>
            <w:rtl w:val="0"/>
          </w:rPr>
          <w:delText xml:space="preserve">Studies</w:delText>
        </w:r>
      </w:del>
      <w:commentRangeEnd w:id="0"/>
      <w:r w:rsidDel="00000000" w:rsidR="00000000" w:rsidRPr="00000000">
        <w:commentReference w:id="0"/>
      </w:r>
      <w:r w:rsidDel="00000000" w:rsidR="00000000" w:rsidRPr="00000000">
        <w:rPr>
          <w:rFonts w:ascii="Calibri" w:cs="Calibri" w:eastAsia="Calibri" w:hAnsi="Calibri"/>
          <w:sz w:val="24"/>
          <w:szCs w:val="24"/>
          <w:rtl w:val="0"/>
        </w:rPr>
        <w:br w:type="textWrapping"/>
        <w:t xml:space="preserve">1250 Laurel Street</w:t>
        <w:br w:type="textWrapping"/>
        <w:t xml:space="preserve">Vancouver, BC  V6H 3X4</w:t>
      </w:r>
    </w:p>
    <w:p w:rsidR="00000000" w:rsidDel="00000000" w:rsidP="00000000" w:rsidRDefault="00000000" w:rsidRPr="00000000" w14:paraId="00000002">
      <w:pPr>
        <w:spacing w:after="240" w:before="240" w:lineRule="auto"/>
        <w:ind w:left="-90" w:righ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November 1, 2025</w:t>
      </w:r>
    </w:p>
    <w:p w:rsidR="00000000" w:rsidDel="00000000" w:rsidP="00000000" w:rsidRDefault="00000000" w:rsidRPr="00000000" w14:paraId="00000003">
      <w:pPr>
        <w:spacing w:after="240" w:before="240" w:lineRule="auto"/>
        <w:ind w:left="-90" w:righ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Thorsten Ewald</w:t>
        <w:br w:type="textWrapping"/>
        <w:t xml:space="preserve"> Instructor, Communications</w:t>
        <w:br w:type="textWrapping"/>
        <w:t xml:space="preserve"> British Columbia Institute of Technology</w:t>
        <w:br w:type="textWrapping"/>
        <w:t xml:space="preserve"> 3700 Willingdon Avenue</w:t>
        <w:br w:type="textWrapping"/>
        <w:t xml:space="preserve"> Burnaby, BC   V5G 3H2</w:t>
      </w:r>
    </w:p>
    <w:p w:rsidR="00000000" w:rsidDel="00000000" w:rsidP="00000000" w:rsidRDefault="00000000" w:rsidRPr="00000000" w14:paraId="00000004">
      <w:pPr>
        <w:spacing w:after="240" w:before="240" w:lineRule="auto"/>
        <w:ind w:left="-90" w:right="-9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Implementation of </w:t>
      </w:r>
      <w:r w:rsidDel="00000000" w:rsidR="00000000" w:rsidRPr="00000000">
        <w:rPr>
          <w:rFonts w:ascii="Calibri" w:cs="Calibri" w:eastAsia="Calibri" w:hAnsi="Calibri"/>
          <w:b w:val="1"/>
          <w:bCs w:val="1"/>
          <w:sz w:val="24"/>
          <w:szCs w:val="24"/>
          <w:rtl w:val="0"/>
        </w:rPr>
        <w:t xml:space="preserve">BCIT Carpool &amp; Transit Match App Proposal</w:t>
      </w:r>
    </w:p>
    <w:p w:rsidR="00000000" w:rsidDel="00000000" w:rsidP="00000000" w:rsidRDefault="00000000" w:rsidRPr="00000000" w14:paraId="00000005">
      <w:pPr>
        <w:spacing w:after="240" w:before="240" w:lineRule="auto"/>
        <w:ind w:left="-90" w:righ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Dear Thorsten,</w:t>
      </w:r>
    </w:p>
    <w:p w:rsidR="00000000" w:rsidDel="00000000" w:rsidP="00000000" w:rsidRDefault="00000000" w:rsidRPr="00000000" w14:paraId="00000006">
      <w:pPr>
        <w:spacing w:after="240" w:before="240" w:lineRule="auto"/>
        <w:ind w:left="-90" w:righ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accept this proposal for the BCIT Carpool &amp; Transit Match App, a digital platform designed to make commuting easier, more affordable, and more sustainable for BCIT students. </w:t>
      </w:r>
    </w:p>
    <w:p w:rsidR="00000000" w:rsidDel="00000000" w:rsidP="00000000" w:rsidRDefault="00000000" w:rsidRPr="00000000" w14:paraId="00000007">
      <w:pPr>
        <w:spacing w:after="240" w:before="240" w:lineRule="auto"/>
        <w:ind w:left="-90" w:righ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 connects students who share similar routes so they can coordinate carpools or combine trips with public transit. By encouraging shared travel, the app aims to reduce parking demand, lower commuting costs, ease traffic congestion, and support BCIT’s long-term sustainability goals.</w:t>
      </w:r>
    </w:p>
    <w:p w:rsidR="00000000" w:rsidDel="00000000" w:rsidP="00000000" w:rsidRDefault="00000000" w:rsidRPr="00000000" w14:paraId="00000008">
      <w:pPr>
        <w:spacing w:after="240" w:before="240" w:lineRule="auto"/>
        <w:ind w:left="-90" w:righ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proposal begins by outlining the transportation challenges currently faced by BCIT students, then introduces the concept of the Carpool &amp; Transit Match App as a solution. It proceeds to describe the app’s key benefits, practical and technical features, and how these support BCIT’s sustainability objectives. Following this, the report presents the implementation plan, budget considerations, evaluation methods, and concludes with our findings and recommendations for next steps.</w:t>
      </w:r>
    </w:p>
    <w:p w:rsidR="00000000" w:rsidDel="00000000" w:rsidP="00000000" w:rsidRDefault="00000000" w:rsidRPr="00000000" w14:paraId="00000009">
      <w:pPr>
        <w:spacing w:after="240" w:before="240" w:lineRule="auto"/>
        <w:ind w:left="-90" w:righ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hope you enjoy reading the report. Please feel free to contact us with any questions you may have about the app. We look forward to seeing the positive impact this initiative could have on the BCIT community if implemented.</w:t>
      </w:r>
    </w:p>
    <w:p w:rsidR="00000000" w:rsidDel="00000000" w:rsidP="00000000" w:rsidRDefault="00000000" w:rsidRPr="00000000" w14:paraId="0000000A">
      <w:pPr>
        <w:spacing w:after="240" w:before="240" w:lineRule="auto"/>
        <w:ind w:left="-90" w:righ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Respectfully yours,</w:t>
      </w:r>
    </w:p>
    <w:p w:rsidR="00000000" w:rsidDel="00000000" w:rsidP="00000000" w:rsidRDefault="00000000" w:rsidRPr="00000000" w14:paraId="0000000B">
      <w:pPr>
        <w:spacing w:after="240" w:before="240" w:lineRule="auto"/>
        <w:ind w:left="-90" w:right="-90" w:firstLine="0"/>
        <w:rPr>
          <w:rFonts w:ascii="Calibri" w:cs="Calibri" w:eastAsia="Calibri" w:hAnsi="Calibri"/>
          <w:sz w:val="24"/>
          <w:szCs w:val="24"/>
        </w:rPr>
        <w:sectPr>
          <w:headerReference r:id="rId8" w:type="default"/>
          <w:headerReference r:id="rId9" w:type="first"/>
          <w:footerReference r:id="rId10" w:type="default"/>
          <w:footerReference r:id="rId11" w:type="first"/>
          <w:pgSz w:h="15840" w:w="12240" w:orient="portrait"/>
          <w:pgMar w:bottom="1440" w:top="1440" w:left="1440" w:right="1530" w:header="720" w:footer="720"/>
          <w:pgNumType w:start="1"/>
          <w:titlePg w:val="1"/>
        </w:sectPr>
      </w:pPr>
      <w:r w:rsidDel="00000000" w:rsidR="00000000" w:rsidRPr="00000000">
        <w:rPr>
          <w:rFonts w:ascii="Calibri" w:cs="Calibri" w:eastAsia="Calibri" w:hAnsi="Calibri"/>
          <w:sz w:val="24"/>
          <w:szCs w:val="24"/>
          <w:rtl w:val="0"/>
        </w:rPr>
        <w:t xml:space="preserve">Ber</w:t>
      </w:r>
      <w:r w:rsidDel="00000000" w:rsidR="00000000" w:rsidRPr="00000000">
        <w:rPr>
          <w:rFonts w:ascii="Calibri" w:cs="Calibri" w:eastAsia="Calibri" w:hAnsi="Calibri"/>
          <w:sz w:val="24"/>
          <w:szCs w:val="24"/>
          <w:rtl w:val="0"/>
        </w:rPr>
        <w:t xml:space="preserve">enice Jean-Louis</w:t>
        <w:br w:type="textWrapping"/>
        <w:t xml:space="preserve">Project Lead, BCIT Carpool &amp; Transit Match App Team</w:t>
      </w:r>
      <w:ins w:author="Thorsten Ewald" w:id="1" w:date="2025-11-16T20:50:58Z">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tl w:val="0"/>
            <w:rPrChange w:author="Thorsten Ewald" w:id="2" w:date="2025-11-16T20:50:58Z">
              <w:rPr>
                <w:rFonts w:ascii="Calibri" w:cs="Calibri" w:eastAsia="Calibri" w:hAnsi="Calibri"/>
                <w:sz w:val="24"/>
                <w:szCs w:val="24"/>
              </w:rPr>
            </w:rPrChange>
          </w:rPr>
          <w:t xml:space="preserve">School of Computing and Academic Studies</w:t>
        </w:r>
      </w:ins>
      <w:r w:rsidDel="00000000" w:rsidR="00000000" w:rsidRPr="00000000">
        <w:rPr>
          <w:rFonts w:ascii="Calibri" w:cs="Calibri" w:eastAsia="Calibri" w:hAnsi="Calibri"/>
          <w:sz w:val="24"/>
          <w:szCs w:val="24"/>
          <w:rtl w:val="0"/>
        </w:rPr>
        <w:br w:type="textWrapping"/>
      </w:r>
      <w:hyperlink r:id="rId12">
        <w:r w:rsidDel="00000000" w:rsidR="00000000" w:rsidRPr="00000000">
          <w:rPr>
            <w:rFonts w:ascii="Calibri" w:cs="Calibri" w:eastAsia="Calibri" w:hAnsi="Calibri"/>
            <w:color w:val="1155cc"/>
            <w:sz w:val="24"/>
            <w:szCs w:val="24"/>
            <w:u w:val="single"/>
            <w:rtl w:val="0"/>
          </w:rPr>
          <w:t xml:space="preserve">berenice@projectmail.ca</w:t>
        </w:r>
      </w:hyperlink>
      <w:r w:rsidDel="00000000" w:rsidR="00000000" w:rsidRPr="00000000">
        <w:rPr>
          <w:rFonts w:ascii="Calibri" w:cs="Calibri" w:eastAsia="Calibri" w:hAnsi="Calibri"/>
          <w:sz w:val="24"/>
          <w:szCs w:val="24"/>
          <w:rtl w:val="0"/>
        </w:rPr>
        <w:br w:type="textWrapping"/>
        <w:t xml:space="preserve">604-555-</w:t>
      </w:r>
      <w:commentRangeStart w:id="1"/>
      <w:r w:rsidDel="00000000" w:rsidR="00000000" w:rsidRPr="00000000">
        <w:rPr>
          <w:rFonts w:ascii="Calibri" w:cs="Calibri" w:eastAsia="Calibri" w:hAnsi="Calibri"/>
          <w:sz w:val="24"/>
          <w:szCs w:val="24"/>
          <w:rtl w:val="0"/>
        </w:rPr>
        <w:t xml:space="preserve">2478</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widowControl w:val="0"/>
        <w:shd w:fill="ffffff" w:val="clear"/>
        <w:spacing w:after="240" w:before="240" w:line="240" w:lineRule="auto"/>
        <w:ind w:left="720" w:firstLine="0"/>
        <w:jc w:val="right"/>
        <w:rPr>
          <w:rFonts w:ascii="Calibri" w:cs="Calibri" w:eastAsia="Calibri" w:hAnsi="Calibri"/>
          <w:color w:val="20124d"/>
          <w:sz w:val="16"/>
          <w:szCs w:val="16"/>
        </w:rPr>
      </w:pPr>
      <w:r w:rsidDel="00000000" w:rsidR="00000000" w:rsidRPr="00000000">
        <w:rPr>
          <w:rFonts w:ascii="Calibri" w:cs="Calibri" w:eastAsia="Calibri" w:hAnsi="Calibri"/>
          <w:color w:val="20124d"/>
          <w:sz w:val="120"/>
          <w:szCs w:val="120"/>
          <w:rtl w:val="0"/>
        </w:rPr>
        <w:t xml:space="preserve">C</w:t>
      </w:r>
      <w:r w:rsidDel="00000000" w:rsidR="00000000" w:rsidRPr="00000000">
        <w:rPr>
          <w:rFonts w:ascii="Calibri" w:cs="Calibri" w:eastAsia="Calibri" w:hAnsi="Calibri"/>
          <w:color w:val="20124d"/>
          <w:sz w:val="120"/>
          <w:szCs w:val="120"/>
          <w:rtl w:val="0"/>
        </w:rPr>
        <w:t xml:space="preserve">arpool &amp; Transit Match App</w:t>
      </w:r>
      <w:r w:rsidDel="00000000" w:rsidR="00000000" w:rsidRPr="00000000">
        <w:rPr>
          <w:rtl w:val="0"/>
        </w:rPr>
      </w:r>
    </w:p>
    <w:p w:rsidR="00000000" w:rsidDel="00000000" w:rsidP="00000000" w:rsidRDefault="00000000" w:rsidRPr="00000000" w14:paraId="0000000E">
      <w:pPr>
        <w:widowControl w:val="0"/>
        <w:shd w:fill="ffffff" w:val="clear"/>
        <w:spacing w:after="240" w:before="240" w:line="240" w:lineRule="auto"/>
        <w:jc w:val="right"/>
        <w:rPr>
          <w:rFonts w:ascii="Calibri" w:cs="Calibri" w:eastAsia="Calibri" w:hAnsi="Calibri"/>
          <w:i w:val="1"/>
          <w:iCs w:val="1"/>
          <w:color w:val="20124d"/>
          <w:sz w:val="26"/>
          <w:szCs w:val="26"/>
        </w:rPr>
      </w:pPr>
      <w:r w:rsidDel="00000000" w:rsidR="00000000" w:rsidRPr="00000000">
        <w:rPr>
          <w:rFonts w:ascii="Calibri" w:cs="Calibri" w:eastAsia="Calibri" w:hAnsi="Calibri"/>
          <w:i w:val="1"/>
          <w:iCs w:val="1"/>
          <w:color w:val="20124d"/>
          <w:sz w:val="26"/>
          <w:szCs w:val="26"/>
          <w:rtl w:val="0"/>
        </w:rPr>
        <w:t xml:space="preserve">A PROPOSAL FOR </w:t>
      </w:r>
      <w:r w:rsidDel="00000000" w:rsidR="00000000" w:rsidRPr="00000000">
        <w:rPr>
          <w:rFonts w:ascii="Calibri" w:cs="Calibri" w:eastAsia="Calibri" w:hAnsi="Calibri"/>
          <w:i w:val="1"/>
          <w:iCs w:val="1"/>
          <w:color w:val="20124d"/>
          <w:sz w:val="26"/>
          <w:szCs w:val="26"/>
          <w:rtl w:val="0"/>
        </w:rPr>
        <w:t xml:space="preserve">IMPLEMENTING A CARPOOL &amp; TRANSIT MATCH APP AT BCIT</w:t>
      </w:r>
      <w:r w:rsidDel="00000000" w:rsidR="00000000" w:rsidRPr="00000000">
        <w:rPr>
          <w:rtl w:val="0"/>
        </w:rPr>
      </w:r>
    </w:p>
    <w:p w:rsidR="00000000" w:rsidDel="00000000" w:rsidP="00000000" w:rsidRDefault="00000000" w:rsidRPr="00000000" w14:paraId="0000000F">
      <w:pPr>
        <w:widowControl w:val="0"/>
        <w:shd w:fill="ffffff" w:val="clear"/>
        <w:spacing w:after="240" w:before="240" w:line="240" w:lineRule="auto"/>
        <w:jc w:val="right"/>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10">
      <w:pPr>
        <w:widowControl w:val="0"/>
        <w:shd w:fill="ffffff" w:val="clear"/>
        <w:spacing w:after="240" w:before="240" w:line="240" w:lineRule="auto"/>
        <w:ind w:left="720" w:firstLine="0"/>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Submitted to:</w:t>
      </w:r>
    </w:p>
    <w:p w:rsidR="00000000" w:rsidDel="00000000" w:rsidP="00000000" w:rsidRDefault="00000000" w:rsidRPr="00000000" w14:paraId="00000011">
      <w:pPr>
        <w:widowControl w:val="0"/>
        <w:shd w:fill="ffffff" w:val="clear"/>
        <w:spacing w:after="240" w:before="240" w:line="240" w:lineRule="auto"/>
        <w:ind w:left="720" w:firstLine="0"/>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Thorsten Ewald</w:t>
        <w:br w:type="textWrapping"/>
      </w:r>
    </w:p>
    <w:p w:rsidR="00000000" w:rsidDel="00000000" w:rsidP="00000000" w:rsidRDefault="00000000" w:rsidRPr="00000000" w14:paraId="00000012">
      <w:pPr>
        <w:widowControl w:val="0"/>
        <w:shd w:fill="ffffff" w:val="clear"/>
        <w:spacing w:after="240" w:before="240" w:line="240" w:lineRule="auto"/>
        <w:ind w:left="720" w:firstLine="0"/>
        <w:jc w:val="righ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Submitted by:</w:t>
      </w:r>
    </w:p>
    <w:p w:rsidR="00000000" w:rsidDel="00000000" w:rsidP="00000000" w:rsidRDefault="00000000" w:rsidRPr="00000000" w14:paraId="00000013">
      <w:pPr>
        <w:widowControl w:val="0"/>
        <w:shd w:fill="ffffff" w:val="clear"/>
        <w:spacing w:after="240" w:before="240" w:line="240" w:lineRule="auto"/>
        <w:ind w:left="720" w:firstLine="0"/>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Berenice Jean-Louis</w:t>
      </w:r>
    </w:p>
    <w:p w:rsidR="00000000" w:rsidDel="00000000" w:rsidP="00000000" w:rsidRDefault="00000000" w:rsidRPr="00000000" w14:paraId="00000014">
      <w:pPr>
        <w:widowControl w:val="0"/>
        <w:shd w:fill="ffffff" w:val="clear"/>
        <w:spacing w:after="240" w:before="240" w:line="240" w:lineRule="auto"/>
        <w:ind w:left="720" w:firstLine="0"/>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Aarushi Sharma</w:t>
      </w:r>
    </w:p>
    <w:p w:rsidR="00000000" w:rsidDel="00000000" w:rsidP="00000000" w:rsidRDefault="00000000" w:rsidRPr="00000000" w14:paraId="00000015">
      <w:pPr>
        <w:widowControl w:val="0"/>
        <w:shd w:fill="ffffff" w:val="clear"/>
        <w:spacing w:after="240" w:before="240" w:line="240" w:lineRule="auto"/>
        <w:ind w:left="720" w:firstLine="0"/>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Hali Imanpanah</w:t>
      </w:r>
    </w:p>
    <w:p w:rsidR="00000000" w:rsidDel="00000000" w:rsidP="00000000" w:rsidRDefault="00000000" w:rsidRPr="00000000" w14:paraId="00000016">
      <w:pPr>
        <w:widowControl w:val="0"/>
        <w:shd w:fill="ffffff" w:val="clear"/>
        <w:spacing w:after="240" w:before="240" w:line="240" w:lineRule="auto"/>
        <w:ind w:left="720" w:firstLine="0"/>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Esin Sahutoglu</w:t>
      </w:r>
    </w:p>
    <w:p w:rsidR="00000000" w:rsidDel="00000000" w:rsidP="00000000" w:rsidRDefault="00000000" w:rsidRPr="00000000" w14:paraId="00000017">
      <w:pPr>
        <w:widowControl w:val="0"/>
        <w:shd w:fill="ffffff" w:val="clear"/>
        <w:spacing w:after="240" w:before="240" w:line="240" w:lineRule="auto"/>
        <w:ind w:left="720"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widowControl w:val="0"/>
        <w:shd w:fill="ffffff" w:val="clear"/>
        <w:spacing w:after="240" w:before="240" w:line="240" w:lineRule="auto"/>
        <w:ind w:left="720" w:firstLine="0"/>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Submitted on:</w:t>
      </w:r>
    </w:p>
    <w:p w:rsidR="00000000" w:rsidDel="00000000" w:rsidP="00000000" w:rsidRDefault="00000000" w:rsidRPr="00000000" w14:paraId="00000019">
      <w:pPr>
        <w:widowControl w:val="0"/>
        <w:shd w:fill="ffffff" w:val="clear"/>
        <w:spacing w:after="240" w:before="240" w:line="240" w:lineRule="auto"/>
        <w:ind w:left="720" w:firstLine="0"/>
        <w:jc w:val="right"/>
        <w:rPr>
          <w:rFonts w:ascii="Calibri" w:cs="Calibri" w:eastAsia="Calibri" w:hAnsi="Calibri"/>
          <w:sz w:val="24"/>
          <w:szCs w:val="24"/>
        </w:rPr>
        <w:sectPr>
          <w:headerReference r:id="rId13" w:type="first"/>
          <w:type w:val="nextPage"/>
          <w:pgSz w:h="15840" w:w="12240" w:orient="portrait"/>
          <w:pgMar w:bottom="1440" w:top="1440" w:left="1440" w:right="1440" w:header="720" w:footer="720"/>
          <w:titlePg w:val="1"/>
        </w:sectPr>
      </w:pPr>
      <w:r w:rsidDel="00000000" w:rsidR="00000000" w:rsidRPr="00000000">
        <w:rPr>
          <w:rFonts w:ascii="Calibri" w:cs="Calibri" w:eastAsia="Calibri" w:hAnsi="Calibri"/>
          <w:sz w:val="24"/>
          <w:szCs w:val="24"/>
          <w:rtl w:val="0"/>
        </w:rPr>
        <w:t xml:space="preserve">November 8, 2025</w:t>
      </w:r>
      <w:r w:rsidDel="00000000" w:rsidR="00000000" w:rsidRPr="00000000">
        <w:rPr>
          <w:rtl w:val="0"/>
        </w:rPr>
      </w:r>
    </w:p>
    <w:p w:rsidR="00000000" w:rsidDel="00000000" w:rsidP="00000000" w:rsidRDefault="00000000" w:rsidRPr="00000000" w14:paraId="0000001A">
      <w:pPr>
        <w:pStyle w:val="Heading1"/>
        <w:widowControl w:val="0"/>
        <w:shd w:fill="ffffff" w:val="clear"/>
        <w:spacing w:after="240" w:before="240" w:line="240" w:lineRule="auto"/>
        <w:rPr>
          <w:sz w:val="32"/>
          <w:szCs w:val="32"/>
        </w:rPr>
      </w:pPr>
      <w:bookmarkStart w:colFirst="0" w:colLast="0" w:name="_4cbtzhx5zz1l" w:id="0"/>
      <w:bookmarkEnd w:id="0"/>
      <w:r w:rsidDel="00000000" w:rsidR="00000000" w:rsidRPr="00000000">
        <w:rPr>
          <w:rtl w:val="0"/>
        </w:rPr>
      </w:r>
    </w:p>
    <w:tbl>
      <w:tblPr>
        <w:tblStyle w:val="Table1"/>
        <w:tblpPr w:leftFromText="180" w:rightFromText="180" w:topFromText="180" w:bottomFromText="180" w:vertAnchor="text" w:horzAnchor="text" w:tblpX="15" w:tblpY="7.031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1B">
            <w:pPr>
              <w:pStyle w:val="Heading1"/>
              <w:widowControl w:val="0"/>
              <w:shd w:fill="ffffff" w:val="clear"/>
              <w:spacing w:after="240" w:before="240" w:line="240" w:lineRule="auto"/>
              <w:rPr>
                <w:sz w:val="32"/>
                <w:szCs w:val="32"/>
              </w:rPr>
            </w:pPr>
            <w:bookmarkStart w:colFirst="0" w:colLast="0" w:name="_xopjjipj63ym" w:id="1"/>
            <w:bookmarkEnd w:id="1"/>
            <w:r w:rsidDel="00000000" w:rsidR="00000000" w:rsidRPr="00000000">
              <w:rPr>
                <w:sz w:val="32"/>
                <w:szCs w:val="32"/>
                <w:rtl w:val="0"/>
              </w:rPr>
              <w:t xml:space="preserve">T</w:t>
            </w:r>
            <w:r w:rsidDel="00000000" w:rsidR="00000000" w:rsidRPr="00000000">
              <w:rPr>
                <w:sz w:val="32"/>
                <w:szCs w:val="32"/>
                <w:rtl w:val="0"/>
              </w:rPr>
              <w:t xml:space="preserve">ABLE  OF CONTENTS </w:t>
            </w:r>
          </w:p>
        </w:tc>
      </w:tr>
    </w:tbl>
    <w:p w:rsidR="00000000" w:rsidDel="00000000" w:rsidP="00000000" w:rsidRDefault="00000000" w:rsidRPr="00000000" w14:paraId="0000001C">
      <w:pPr>
        <w:widowControl w:val="0"/>
        <w:shd w:fill="ffffff" w:val="clear"/>
        <w:spacing w:after="240" w:before="240" w:line="240" w:lineRule="auto"/>
        <w:rPr>
          <w:rFonts w:ascii="Calibri" w:cs="Calibri" w:eastAsia="Calibri" w:hAnsi="Calibri"/>
          <w:color w:val="1c4587"/>
          <w:sz w:val="20"/>
          <w:szCs w:val="20"/>
        </w:rPr>
      </w:pPr>
      <w:r w:rsidDel="00000000" w:rsidR="00000000" w:rsidRPr="00000000">
        <w:rPr>
          <w:rtl w:val="0"/>
        </w:rPr>
      </w:r>
    </w:p>
    <w:sdt>
      <w:sdtPr>
        <w:id w:val="-80330430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iimiw4jjx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ubvc7c5dq1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dnkuvyay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 / PROPOSAL DETAILS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xk9u5yg2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af56dkow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Practicality </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vzq9m7ti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Convenience.</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6jgn8wzi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tke6wufe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4h6kbx0u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2ryxmxmy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 Profiles, and Verification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h2p9cjnf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&amp; Schedule Matching</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h7zxycop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Ride Availability</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2xd5odsg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 Integration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d5ads3q9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Incentives &amp; Rewards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itjdfwpv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Interface &amp; Experience (UI/UX)</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gyycmc4w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Analytics &amp; Reporting</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97d0t835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fn8zetpd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algi8arv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koddl1tx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n1kggtg9ha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 / SCHEDULE</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op9uhkwj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Weeks 1 – 2: Research and Planning</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q138vyua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Weeks 3 – 4: Design and Drafting</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bkhzwkmo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Weeks 5 – 6: Prototype Development</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m9qly0g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Weeks 7– 8: Pilot Testing and Feedback</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9o32pdb1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9: Final Refinements and Data Analytics Setup</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933gwjtv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 Launch Preparation and Proposal Finalization</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yvtl2gjkfa0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BUDGET / COSTS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4k684lzx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0ouukf4ez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RECOMMENDATIONS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6b0kyrvaru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fz03dduqw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ACKNOWLEDGMENT</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elaxzmse7k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8mz9jblm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Cost Benchmark References Supporting Budget Estimates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widowControl w:val="0"/>
        <w:shd w:fill="ffffff" w:val="clear"/>
        <w:spacing w:after="240" w:before="240" w:line="240" w:lineRule="auto"/>
        <w:rPr>
          <w:sz w:val="32"/>
          <w:szCs w:val="32"/>
        </w:rPr>
      </w:pPr>
      <w:bookmarkStart w:colFirst="0" w:colLast="0" w:name="_b3hnrc6c0voc" w:id="2"/>
      <w:bookmarkEnd w:id="2"/>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2"/>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41">
            <w:pPr>
              <w:pStyle w:val="Heading1"/>
              <w:widowControl w:val="0"/>
              <w:shd w:fill="ffffff" w:val="clear"/>
              <w:spacing w:after="240" w:before="240" w:line="240" w:lineRule="auto"/>
              <w:rPr>
                <w:sz w:val="32"/>
                <w:szCs w:val="32"/>
              </w:rPr>
            </w:pPr>
            <w:bookmarkStart w:colFirst="0" w:colLast="0" w:name="_ftnwmk81wyt8" w:id="3"/>
            <w:bookmarkEnd w:id="3"/>
            <w:r w:rsidDel="00000000" w:rsidR="00000000" w:rsidRPr="00000000">
              <w:rPr>
                <w:sz w:val="32"/>
                <w:szCs w:val="32"/>
                <w:rtl w:val="0"/>
              </w:rPr>
              <w:t xml:space="preserve">LIST OF TABLES</w:t>
            </w:r>
          </w:p>
        </w:tc>
      </w:tr>
    </w:tbl>
    <w:p w:rsidR="00000000" w:rsidDel="00000000" w:rsidP="00000000" w:rsidRDefault="00000000" w:rsidRPr="00000000" w14:paraId="00000042">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rPr>
      </w:pPr>
      <w:r w:rsidDel="00000000" w:rsidR="00000000" w:rsidRPr="00000000">
        <w:rPr>
          <w:rtl w:val="0"/>
        </w:rPr>
      </w:r>
    </w:p>
    <w:sdt>
      <w:sdtPr>
        <w:id w:val="1266043828"/>
        <w:docPartObj>
          <w:docPartGallery w:val="Table of Contents"/>
          <w:docPartUnique w:val="1"/>
        </w:docPartObj>
      </w:sdtPr>
      <w:sdtContent>
        <w:p w:rsidR="00000000" w:rsidDel="00000000" w:rsidP="00000000" w:rsidRDefault="00000000" w:rsidRPr="00000000" w14:paraId="00000044">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9n6hbdkncp7">
            <w:r w:rsidDel="00000000" w:rsidR="00000000" w:rsidRPr="00000000">
              <w:rPr>
                <w:b w:val="1"/>
                <w:bCs w:val="1"/>
                <w:rtl w:val="0"/>
              </w:rPr>
              <w:t xml:space="preserve">Table 1: Budget of the Project in Detail</w:t>
            </w:r>
          </w:hyperlink>
          <w:r w:rsidDel="00000000" w:rsidR="00000000" w:rsidRPr="00000000">
            <w:rPr>
              <w:b w:val="1"/>
              <w:bCs w:val="1"/>
              <w:rtl w:val="0"/>
            </w:rPr>
            <w:tab/>
            <w:t xml:space="preserve">10</w:t>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rPr>
              <w:b w:val="1"/>
              <w:bCs w:val="1"/>
              <w:color w:val="000000"/>
              <w:u w:val="none"/>
            </w:rPr>
          </w:pP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rPr>
              <w:b w:val="1"/>
              <w:bCs w:val="1"/>
              <w:color w:val="000000"/>
              <w:u w:val="no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49">
      <w:pPr>
        <w:widowControl w:val="0"/>
        <w:shd w:fill="ffffff" w:val="clear"/>
        <w:spacing w:after="240" w:before="240" w:line="240" w:lineRule="auto"/>
        <w:rPr>
          <w:sz w:val="32"/>
          <w:szCs w:val="32"/>
        </w:rPr>
      </w:pPr>
      <w:r w:rsidDel="00000000" w:rsidR="00000000" w:rsidRPr="00000000">
        <w:rPr>
          <w:rtl w:val="0"/>
        </w:rPr>
      </w:r>
    </w:p>
    <w:tbl>
      <w:tblPr>
        <w:tblStyle w:val="Table3"/>
        <w:tblpPr w:leftFromText="180" w:rightFromText="180" w:topFromText="180" w:bottomFromText="180" w:vertAnchor="text" w:horzAnchor="text" w:tblpX="-30" w:tblpY="4.785156249997726"/>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4A">
            <w:pPr>
              <w:pStyle w:val="Heading1"/>
              <w:widowControl w:val="0"/>
              <w:shd w:fill="ffffff" w:val="clear"/>
              <w:spacing w:after="240" w:before="240" w:line="240" w:lineRule="auto"/>
              <w:rPr>
                <w:sz w:val="32"/>
                <w:szCs w:val="32"/>
              </w:rPr>
            </w:pPr>
            <w:bookmarkStart w:colFirst="0" w:colLast="0" w:name="_ic53c7ruuprz" w:id="4"/>
            <w:bookmarkEnd w:id="4"/>
            <w:r w:rsidDel="00000000" w:rsidR="00000000" w:rsidRPr="00000000">
              <w:rPr>
                <w:sz w:val="32"/>
                <w:szCs w:val="32"/>
                <w:rtl w:val="0"/>
              </w:rPr>
              <w:t xml:space="preserve">LIST OF FIGURES</w:t>
            </w:r>
          </w:p>
        </w:tc>
      </w:tr>
    </w:tbl>
    <w:p w:rsidR="00000000" w:rsidDel="00000000" w:rsidP="00000000" w:rsidRDefault="00000000" w:rsidRPr="00000000" w14:paraId="0000004B">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rPr>
      </w:pPr>
      <w:r w:rsidDel="00000000" w:rsidR="00000000" w:rsidRPr="00000000">
        <w:rPr>
          <w:rtl w:val="0"/>
        </w:rPr>
      </w:r>
    </w:p>
    <w:sdt>
      <w:sdtPr>
        <w:id w:val="-1147300463"/>
        <w:docPartObj>
          <w:docPartGallery w:val="Table of Contents"/>
          <w:docPartUnique w:val="1"/>
        </w:docPartObj>
      </w:sdtPr>
      <w:sdtContent>
        <w:p w:rsidR="00000000" w:rsidDel="00000000" w:rsidP="00000000" w:rsidRDefault="00000000" w:rsidRPr="00000000" w14:paraId="0000004D">
          <w:pPr>
            <w:widowControl w:val="0"/>
            <w:tabs>
              <w:tab w:val="right" w:leader="dot" w:pos="936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5avtilsvnae1">
            <w:r w:rsidDel="00000000" w:rsidR="00000000" w:rsidRPr="00000000">
              <w:rPr>
                <w:b w:val="1"/>
                <w:bCs w:val="1"/>
                <w:rtl w:val="0"/>
              </w:rPr>
              <w:t xml:space="preserve">Figure 1: Ten-Week Implementation Schedule</w:t>
            </w:r>
          </w:hyperlink>
          <w:r w:rsidDel="00000000" w:rsidR="00000000" w:rsidRPr="00000000">
            <w:rPr>
              <w:b w:val="1"/>
              <w:bCs w:val="1"/>
              <w:rtl w:val="0"/>
            </w:rPr>
            <w:tab/>
            <w:t xml:space="preserve">7</w:t>
          </w:r>
        </w:p>
        <w:p w:rsidR="00000000" w:rsidDel="00000000" w:rsidP="00000000" w:rsidRDefault="00000000" w:rsidRPr="00000000" w14:paraId="0000004E">
          <w:pPr>
            <w:widowControl w:val="0"/>
            <w:tabs>
              <w:tab w:val="right" w:leader="dot" w:pos="9360"/>
            </w:tabs>
            <w:spacing w:before="60" w:line="240" w:lineRule="auto"/>
            <w:rPr>
              <w:b w:val="1"/>
              <w:bCs w:val="1"/>
            </w:rPr>
          </w:pP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sz w:val="32"/>
          <w:szCs w:val="32"/>
        </w:rPr>
      </w:pPr>
      <w:r w:rsidDel="00000000" w:rsidR="00000000" w:rsidRPr="00000000">
        <w:rPr>
          <w:rtl w:val="0"/>
        </w:rPr>
      </w:r>
    </w:p>
    <w:p w:rsidR="00000000" w:rsidDel="00000000" w:rsidP="00000000" w:rsidRDefault="00000000" w:rsidRPr="00000000" w14:paraId="00000052">
      <w:pPr>
        <w:widowControl w:val="0"/>
        <w:shd w:fill="ffffff" w:val="clear"/>
        <w:spacing w:after="240" w:before="240" w:line="240" w:lineRule="auto"/>
        <w:ind w:left="0" w:firstLine="0"/>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53">
      <w:pPr>
        <w:pStyle w:val="Heading1"/>
        <w:widowControl w:val="0"/>
        <w:shd w:fill="ffffff" w:val="clear"/>
        <w:spacing w:after="240" w:before="240" w:lineRule="auto"/>
        <w:ind w:left="0" w:firstLine="0"/>
        <w:rPr>
          <w:sz w:val="32"/>
          <w:szCs w:val="32"/>
        </w:rPr>
        <w:sectPr>
          <w:headerReference r:id="rId14" w:type="first"/>
          <w:footerReference r:id="rId15" w:type="first"/>
          <w:type w:val="nextPage"/>
          <w:pgSz w:h="15840" w:w="12240" w:orient="portrait"/>
          <w:pgMar w:bottom="1440" w:top="1440" w:left="1440" w:right="1440" w:header="720" w:footer="720"/>
          <w:pgNumType w:start="1"/>
          <w:titlePg w:val="1"/>
        </w:sectPr>
      </w:pPr>
      <w:bookmarkStart w:colFirst="0" w:colLast="0" w:name="_n9qgi1diczss" w:id="5"/>
      <w:bookmarkEnd w:id="5"/>
      <w:r w:rsidDel="00000000" w:rsidR="00000000" w:rsidRPr="00000000">
        <w:rPr>
          <w:rtl w:val="0"/>
        </w:rPr>
      </w:r>
    </w:p>
    <w:p w:rsidR="00000000" w:rsidDel="00000000" w:rsidP="00000000" w:rsidRDefault="00000000" w:rsidRPr="00000000" w14:paraId="00000054">
      <w:pPr>
        <w:widowControl w:val="0"/>
        <w:shd w:fill="ffffff" w:val="clear"/>
        <w:spacing w:after="240" w:before="240" w:line="240" w:lineRule="auto"/>
        <w:rPr>
          <w:sz w:val="32"/>
          <w:szCs w:val="32"/>
        </w:rPr>
      </w:pPr>
      <w:r w:rsidDel="00000000" w:rsidR="00000000" w:rsidRPr="00000000">
        <w:rPr>
          <w:rtl w:val="0"/>
        </w:rPr>
      </w:r>
    </w:p>
    <w:tbl>
      <w:tblPr>
        <w:tblStyle w:val="Table4"/>
        <w:tblpPr w:leftFromText="180" w:rightFromText="180" w:topFromText="180" w:bottomFromText="180" w:vertAnchor="text" w:horzAnchor="text" w:tblpX="0" w:tblpY="0"/>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55">
            <w:pPr>
              <w:pStyle w:val="Heading1"/>
              <w:widowControl w:val="0"/>
              <w:shd w:fill="ffffff" w:val="clear"/>
              <w:spacing w:after="240" w:before="240" w:line="240" w:lineRule="auto"/>
              <w:rPr>
                <w:sz w:val="32"/>
                <w:szCs w:val="32"/>
              </w:rPr>
            </w:pPr>
            <w:bookmarkStart w:colFirst="0" w:colLast="0" w:name="_3iimiw4jjxr" w:id="6"/>
            <w:bookmarkEnd w:id="6"/>
            <w:r w:rsidDel="00000000" w:rsidR="00000000" w:rsidRPr="00000000">
              <w:rPr>
                <w:sz w:val="32"/>
                <w:szCs w:val="32"/>
                <w:rtl w:val="0"/>
              </w:rPr>
              <w:t xml:space="preserve">SUMMARY</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widowControl w:val="0"/>
        <w:shd w:fill="ffffff" w:val="clear"/>
        <w:spacing w:after="240" w:before="240" w:lineRule="auto"/>
        <w:ind w:left="0" w:right="-533.333333333333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BCIT continues to face significant commuting challenges as over 45,000 students travel daily across multiple campuses—particularly the Burnaby campus—where limited parking, rising costs, and unreliable transit options affect student well-being, punctuality, and academic performance. Existing measures such as the Transportation Demand Management (TDM) Plan and U-Pass BC program encourage sustainable travel but lack a dedicated platform that directly connects students or integrates carpooling with public transit.</w:t>
      </w:r>
    </w:p>
    <w:p w:rsidR="00000000" w:rsidDel="00000000" w:rsidP="00000000" w:rsidRDefault="00000000" w:rsidRPr="00000000" w14:paraId="00000058">
      <w:pPr>
        <w:widowControl w:val="0"/>
        <w:shd w:fill="ffffff" w:val="clear"/>
        <w:spacing w:after="240" w:before="240" w:lineRule="auto"/>
        <w:ind w:left="0" w:right="-533.333333333333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address these gaps, this proposal recommends developing the BCIT Carpool &amp; Transit Match App—an integrated mobile and web platform that enables students to share rides and plan commutes efficiently. The app will match users based on their class schedules, campus destinations, and preferred routes, reducing commuting time, costs, and environmental impact. It provides a campus-specific alternative to generic ride-sharing tools, designed with BCIT’s schedules, safety requirements, and sustainability goals in mind.</w:t>
      </w:r>
    </w:p>
    <w:p w:rsidR="00000000" w:rsidDel="00000000" w:rsidP="00000000" w:rsidRDefault="00000000" w:rsidRPr="00000000" w14:paraId="00000059">
      <w:pPr>
        <w:widowControl w:val="0"/>
        <w:shd w:fill="ffffff" w:val="clear"/>
        <w:spacing w:after="240" w:before="240" w:lineRule="auto"/>
        <w:ind w:left="0" w:right="-533.333333333333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 delivers four main benefits—practicality, convenience, community, and sustainability. It helps students save time and money by coordinating shared rides and reducing parking costs, offers real-time updates and route flexibility to ease commuting stress, and creates opportunities for students to connect with others traveling to the same campus. In doing so, it strengthens BCIT’s sense of community while advancing the goals of the Transportation Demand Management (TDM) Plan by lowering single-occupancy vehicle use and reducing campus emissions.</w:t>
      </w:r>
    </w:p>
    <w:p w:rsidR="00000000" w:rsidDel="00000000" w:rsidP="00000000" w:rsidRDefault="00000000" w:rsidRPr="00000000" w14:paraId="0000005A">
      <w:pPr>
        <w:widowControl w:val="0"/>
        <w:shd w:fill="ffffff" w:val="clear"/>
        <w:spacing w:after="240" w:before="240" w:lineRule="auto"/>
        <w:ind w:left="0" w:right="-533.333333333333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Core features include BCIT login verification, route and schedule matching, real-time ride availability, TransLink and U-Pass integration, safety verification, an incentive and rewards system, and an intuitive user interface. Data analytics will help BCIT track ride activity, participation rates, and sustainability outcomes.</w:t>
      </w:r>
    </w:p>
    <w:p w:rsidR="00000000" w:rsidDel="00000000" w:rsidP="00000000" w:rsidRDefault="00000000" w:rsidRPr="00000000" w14:paraId="0000005B">
      <w:pPr>
        <w:widowControl w:val="0"/>
        <w:shd w:fill="ffffff" w:val="clear"/>
        <w:spacing w:after="240" w:before="240" w:lineRule="auto"/>
        <w:ind w:left="0" w:right="-533.3333333333333"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will occur over ten weeks, progressing through six phases—research and planning, design, prototype development, pilot testing, refinements, and launch preparation. Each phase ensures usability testing, student engagement, and system reliability before full release.</w:t>
      </w:r>
    </w:p>
    <w:p w:rsidR="00000000" w:rsidDel="00000000" w:rsidP="00000000" w:rsidRDefault="00000000" w:rsidRPr="00000000" w14:paraId="0000005C">
      <w:pPr>
        <w:widowControl w:val="0"/>
        <w:shd w:fill="ffffff" w:val="clear"/>
        <w:spacing w:after="240" w:before="240" w:lineRule="auto"/>
        <w:ind w:left="0" w:right="-533.3333333333333" w:firstLine="0"/>
        <w:rPr>
          <w:rFonts w:ascii="Calibri" w:cs="Calibri" w:eastAsia="Calibri" w:hAnsi="Calibri"/>
          <w:sz w:val="24"/>
          <w:szCs w:val="24"/>
        </w:rPr>
        <w:sectPr>
          <w:headerReference r:id="rId16" w:type="default"/>
          <w:footerReference r:id="rId17" w:type="default"/>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sz w:val="24"/>
          <w:szCs w:val="24"/>
          <w:rtl w:val="0"/>
        </w:rPr>
        <w:t xml:space="preserve">By making commuting more practical, convenient, social, and environmentally responsible, the BCIT Carpool &amp; Transit Match App offers a cost-effective solution that improves daily student life and advances BCIT’s sustainability leadershi</w:t>
      </w:r>
      <w:commentRangeStart w:id="2"/>
      <w:r w:rsidDel="00000000" w:rsidR="00000000" w:rsidRPr="00000000">
        <w:rPr>
          <w:rFonts w:ascii="Calibri" w:cs="Calibri" w:eastAsia="Calibri" w:hAnsi="Calibri"/>
          <w:sz w:val="24"/>
          <w:szCs w:val="24"/>
          <w:rtl w:val="0"/>
        </w:rPr>
        <w:t xml:space="preserve">p</w:t>
      </w:r>
      <w:commentRangeEnd w:id="2"/>
      <w:r w:rsidDel="00000000" w:rsidR="00000000" w:rsidRPr="00000000">
        <w:commentReference w:id="2"/>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5D">
      <w:pPr>
        <w:pStyle w:val="Heading1"/>
        <w:widowControl w:val="0"/>
        <w:shd w:fill="ffffff" w:val="clear"/>
        <w:spacing w:after="240" w:before="240" w:line="240" w:lineRule="auto"/>
        <w:rPr>
          <w:sz w:val="32"/>
          <w:szCs w:val="32"/>
        </w:rPr>
      </w:pPr>
      <w:bookmarkStart w:colFirst="0" w:colLast="0" w:name="_8noa1t2cfz17" w:id="7"/>
      <w:bookmarkEnd w:id="7"/>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5E">
            <w:pPr>
              <w:pStyle w:val="Heading1"/>
              <w:widowControl w:val="0"/>
              <w:shd w:fill="ffffff" w:val="clear"/>
              <w:spacing w:after="240" w:before="240" w:line="240" w:lineRule="auto"/>
              <w:rPr>
                <w:sz w:val="32"/>
                <w:szCs w:val="32"/>
              </w:rPr>
            </w:pPr>
            <w:bookmarkStart w:colFirst="0" w:colLast="0" w:name="_uubvc7c5dq1f" w:id="8"/>
            <w:bookmarkEnd w:id="8"/>
            <w:r w:rsidDel="00000000" w:rsidR="00000000" w:rsidRPr="00000000">
              <w:rPr>
                <w:sz w:val="32"/>
                <w:szCs w:val="32"/>
                <w:rtl w:val="0"/>
              </w:rPr>
              <w:t xml:space="preserve"> INTRODUCTION</w:t>
            </w:r>
          </w:p>
        </w:tc>
      </w:tr>
    </w:tbl>
    <w:p w:rsidR="00000000" w:rsidDel="00000000" w:rsidP="00000000" w:rsidRDefault="00000000" w:rsidRPr="00000000" w14:paraId="0000005F">
      <w:pPr>
        <w:widowControl w:val="0"/>
        <w:shd w:fill="ffffff" w:val="clea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British Columbia Institute of Technology (BCIT) serves over 45,000 students annually across five campuses, with Burnaby being the largest and most active. Most students commute daily from across Metro Vancouver to attend lectures and labs. However, traffic congestion, high parking fees, and inconsistent transit schedules continue to make commuting difficult for many students.</w:t>
      </w:r>
      <w:r w:rsidDel="00000000" w:rsidR="00000000" w:rsidRPr="00000000">
        <w:rPr>
          <w:rtl w:val="0"/>
        </w:rPr>
      </w:r>
    </w:p>
    <w:p w:rsidR="00000000" w:rsidDel="00000000" w:rsidP="00000000" w:rsidRDefault="00000000" w:rsidRPr="00000000" w14:paraId="00000061">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Parking costs have risen to $9.60 per day, or more than $150 per month for full-time students. Spaces often reach capacity before 9 a.m., forcing students to park off campus or arrive hours early. Those who rely on public transit face long travel times, overcrowded buses, and unreliable transfers between campuses. These conditions contribute to financial strain, fatigue, and a decline in academic performance.</w:t>
      </w:r>
    </w:p>
    <w:p w:rsidR="00000000" w:rsidDel="00000000" w:rsidP="00000000" w:rsidRDefault="00000000" w:rsidRPr="00000000" w14:paraId="00000062">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BCIT’s Transportation Demand Management (TDM) Plan and U-Pass BC program encourage sustainable travel, there is currently no dedicated platform that allows students to easily coordinate carpools or integrate transit options based on their class schedules and campus destinations. Existing ride-sharing and transit apps are too general and do not reflect BCIT’s specific commuting patterns, safety needs, or schedules. This lack of a campus-focused solution limits participation in sustainable commuting options.</w:t>
      </w:r>
    </w:p>
    <w:p w:rsidR="00000000" w:rsidDel="00000000" w:rsidP="00000000" w:rsidRDefault="00000000" w:rsidRPr="00000000" w14:paraId="00000063">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proposal recommends developing the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BCIT Carpool &amp; Transit Match App</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a mobile and web-based platform designed exclusively for BCIT students. The app will connect users travelling to the same campus or nearby areas through route and schedule matching, display real-time ride availability, and integrate TransLink and U-Pass data for seamless planning. Built-in safety verification and in-app messaging will ensure secure and reliable coordination between users.</w:t>
      </w:r>
    </w:p>
    <w:p w:rsidR="00000000" w:rsidDel="00000000" w:rsidP="00000000" w:rsidRDefault="00000000" w:rsidRPr="00000000" w14:paraId="00000064">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providing a simple, BCIT-specific tool, the app will make commuting more practical, convenient, social, and environmentally friendly, supporting BCIT’s goal to reduce single-occupancy vehicle use and campus congestion.</w:t>
      </w:r>
    </w:p>
    <w:p w:rsidR="00000000" w:rsidDel="00000000" w:rsidP="00000000" w:rsidRDefault="00000000" w:rsidRPr="00000000" w14:paraId="00000065">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report explains how the proposed technology works, its implementation</w:t>
      </w:r>
      <w:del w:author="Thorsten Ewald" w:id="3" w:date="2025-11-16T20:56:14Z">
        <w:r w:rsidDel="00000000" w:rsidR="00000000" w:rsidRPr="00000000">
          <w:rPr>
            <w:rFonts w:ascii="Calibri" w:cs="Calibri" w:eastAsia="Calibri" w:hAnsi="Calibri"/>
            <w:sz w:val="24"/>
            <w:szCs w:val="24"/>
            <w:rtl w:val="0"/>
          </w:rPr>
          <w:delText xml:space="preserve"> details</w:delText>
        </w:r>
      </w:del>
      <w:r w:rsidDel="00000000" w:rsidR="00000000" w:rsidRPr="00000000">
        <w:rPr>
          <w:rFonts w:ascii="Calibri" w:cs="Calibri" w:eastAsia="Calibri" w:hAnsi="Calibri"/>
          <w:sz w:val="24"/>
          <w:szCs w:val="24"/>
          <w:rtl w:val="0"/>
        </w:rPr>
        <w:t xml:space="preserve">, and the associated costs.</w:t>
      </w:r>
    </w:p>
    <w:p w:rsidR="00000000" w:rsidDel="00000000" w:rsidP="00000000" w:rsidRDefault="00000000" w:rsidRPr="00000000" w14:paraId="00000066">
      <w:pPr>
        <w:widowControl w:val="0"/>
        <w:shd w:fill="ffffff" w:val="clea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widowControl w:val="0"/>
        <w:shd w:fill="ffffff" w:val="clear"/>
        <w:spacing w:before="280" w:line="240" w:lineRule="auto"/>
        <w:rPr>
          <w:sz w:val="32"/>
          <w:szCs w:val="32"/>
        </w:rPr>
      </w:pPr>
      <w:bookmarkStart w:colFirst="0" w:colLast="0" w:name="_qa9v7r5diq28" w:id="9"/>
      <w:bookmarkEnd w:id="9"/>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6A">
            <w:pPr>
              <w:pStyle w:val="Heading1"/>
              <w:widowControl w:val="0"/>
              <w:shd w:fill="ffffff" w:val="clear"/>
              <w:spacing w:after="240" w:before="240" w:line="240" w:lineRule="auto"/>
              <w:ind w:left="0" w:firstLine="0"/>
              <w:rPr>
                <w:sz w:val="32"/>
                <w:szCs w:val="32"/>
              </w:rPr>
            </w:pPr>
            <w:bookmarkStart w:colFirst="0" w:colLast="0" w:name="_5ydnkuvyayii" w:id="10"/>
            <w:bookmarkEnd w:id="10"/>
            <w:r w:rsidDel="00000000" w:rsidR="00000000" w:rsidRPr="00000000">
              <w:rPr>
                <w:sz w:val="32"/>
                <w:szCs w:val="32"/>
                <w:rtl w:val="0"/>
              </w:rPr>
              <w:t xml:space="preserve"> SOLUTION / PROPOSAL DETAILS </w:t>
            </w:r>
          </w:p>
        </w:tc>
      </w:tr>
    </w:tbl>
    <w:p w:rsidR="00000000" w:rsidDel="00000000" w:rsidP="00000000" w:rsidRDefault="00000000" w:rsidRPr="00000000" w14:paraId="0000006B">
      <w:pPr>
        <w:widowControl w:val="0"/>
        <w:shd w:fill="ffffff" w:val="clear"/>
        <w:spacing w:after="240" w:before="240" w:line="240" w:lineRule="auto"/>
        <w:ind w:left="0" w:firstLine="0"/>
        <w:rPr>
          <w:rFonts w:ascii="Calibri" w:cs="Calibri" w:eastAsia="Calibri" w:hAnsi="Calibri"/>
          <w:color w:val="1c4587"/>
          <w:sz w:val="20"/>
          <w:szCs w:val="20"/>
        </w:rPr>
      </w:pPr>
      <w:r w:rsidDel="00000000" w:rsidR="00000000" w:rsidRPr="00000000">
        <w:rPr>
          <w:rtl w:val="0"/>
        </w:rPr>
      </w:r>
    </w:p>
    <w:p w:rsidR="00000000" w:rsidDel="00000000" w:rsidP="00000000" w:rsidRDefault="00000000" w:rsidRPr="00000000" w14:paraId="0000006C">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tl w:val="0"/>
        </w:rPr>
        <w:br w:type="textWrapping"/>
      </w:r>
      <w:r w:rsidDel="00000000" w:rsidR="00000000" w:rsidRPr="00000000">
        <w:rPr>
          <w:rFonts w:ascii="Calibri" w:cs="Calibri" w:eastAsia="Calibri" w:hAnsi="Calibri"/>
          <w:sz w:val="24"/>
          <w:szCs w:val="24"/>
          <w:rtl w:val="0"/>
        </w:rPr>
        <w:t xml:space="preserve">The BCIT Carpool &amp; Transit Match App is an </w:t>
      </w:r>
      <w:commentRangeStart w:id="3"/>
      <w:r w:rsidDel="00000000" w:rsidR="00000000" w:rsidRPr="00000000">
        <w:rPr>
          <w:rFonts w:ascii="Calibri" w:cs="Calibri" w:eastAsia="Calibri" w:hAnsi="Calibri"/>
          <w:sz w:val="24"/>
          <w:szCs w:val="24"/>
          <w:rtl w:val="0"/>
        </w:rPr>
        <w:t xml:space="preserve">easy-to-use</w:t>
      </w:r>
      <w:commentRangeEnd w:id="3"/>
      <w:r w:rsidDel="00000000" w:rsidR="00000000" w:rsidRPr="00000000">
        <w:commentReference w:id="3"/>
      </w:r>
      <w:r w:rsidDel="00000000" w:rsidR="00000000" w:rsidRPr="00000000">
        <w:rPr>
          <w:rFonts w:ascii="Calibri" w:cs="Calibri" w:eastAsia="Calibri" w:hAnsi="Calibri"/>
          <w:sz w:val="24"/>
          <w:szCs w:val="24"/>
          <w:rtl w:val="0"/>
        </w:rPr>
        <w:t xml:space="preserve"> mobile and web tool that helps students save time and money, reduce commuting stress, connect with peers, and support sustainable travel by promoting carpooling and public transit.</w:t>
      </w:r>
    </w:p>
    <w:p w:rsidR="00000000" w:rsidDel="00000000" w:rsidP="00000000" w:rsidRDefault="00000000" w:rsidRPr="00000000" w14:paraId="0000006D">
      <w:pPr>
        <w:pStyle w:val="Heading2"/>
        <w:widowControl w:val="0"/>
        <w:shd w:fill="ffffff" w:val="clear"/>
        <w:spacing w:after="240" w:before="240" w:line="240" w:lineRule="auto"/>
        <w:ind w:left="-540"/>
        <w:rPr>
          <w:ins w:author="Thorsten Ewald" w:id="4" w:date="2025-11-16T20:56:42Z"/>
          <w:sz w:val="28"/>
          <w:szCs w:val="28"/>
        </w:rPr>
      </w:pPr>
      <w:r w:rsidDel="00000000" w:rsidR="00000000" w:rsidRPr="00000000">
        <w:rPr>
          <w:sz w:val="28"/>
          <w:szCs w:val="28"/>
          <w:rtl w:val="0"/>
        </w:rPr>
        <w:t xml:space="preserve">Benefit</w:t>
      </w:r>
      <w:commentRangeStart w:id="4"/>
      <w:r w:rsidDel="00000000" w:rsidR="00000000" w:rsidRPr="00000000">
        <w:rPr>
          <w:sz w:val="28"/>
          <w:szCs w:val="28"/>
          <w:rtl w:val="0"/>
        </w:rPr>
        <w:t xml:space="preserve">s</w:t>
      </w:r>
      <w:ins w:author="Thorsten Ewald" w:id="4" w:date="2025-11-16T20:56:42Z">
        <w:bookmarkStart w:colFirst="0" w:colLast="0" w:name="_mmxk9u5yg29t" w:id="11"/>
        <w:bookmarkEnd w:id="11"/>
        <w:commentRangeEnd w:id="4"/>
        <w:r w:rsidDel="00000000" w:rsidR="00000000" w:rsidRPr="00000000">
          <w:commentReference w:id="4"/>
        </w:r>
        <w:r w:rsidDel="00000000" w:rsidR="00000000" w:rsidRPr="00000000">
          <w:rPr>
            <w:rtl w:val="0"/>
          </w:rPr>
        </w:r>
      </w:ins>
    </w:p>
    <w:p w:rsidR="00000000" w:rsidDel="00000000" w:rsidP="00000000" w:rsidRDefault="00000000" w:rsidRPr="00000000" w14:paraId="0000006E">
      <w:pPr>
        <w:rPr>
          <w:rPrChange w:author="Thorsten Ewald" w:id="5" w:date="2025-11-16T20:56:42Z">
            <w:rPr>
              <w:sz w:val="28"/>
              <w:szCs w:val="28"/>
            </w:rPr>
          </w:rPrChange>
        </w:rPr>
        <w:pPrChange w:author="Thorsten Ewald" w:id="0" w:date="2025-11-16T20:56:42Z">
          <w:pPr>
            <w:pStyle w:val="Heading2"/>
            <w:widowControl w:val="0"/>
            <w:shd w:fill="ffffff" w:val="clear"/>
            <w:spacing w:after="240" w:before="240" w:line="240" w:lineRule="auto"/>
            <w:ind w:left="-540"/>
          </w:pPr>
        </w:pPrChange>
      </w:pPr>
      <w:bookmarkStart w:colFirst="0" w:colLast="0" w:name="_mmxk9u5yg29t" w:id="11"/>
      <w:bookmarkEnd w:id="11"/>
      <w:ins w:author="Thorsten Ewald" w:id="4" w:date="2025-11-16T20:56:42Z">
        <w:r w:rsidDel="00000000" w:rsidR="00000000" w:rsidRPr="00000000">
          <w:rPr>
            <w:rtl w:val="0"/>
            <w:rPrChange w:author="Thorsten Ewald" w:id="5" w:date="2025-11-16T20:56:42Z">
              <w:rPr>
                <w:sz w:val="28"/>
                <w:szCs w:val="28"/>
              </w:rPr>
            </w:rPrChange>
          </w:rPr>
          <w:t xml:space="preserve">You should have some intro text here so that one heading does not follow directly upon another.</w:t>
        </w:r>
      </w:ins>
      <w:r w:rsidDel="00000000" w:rsidR="00000000" w:rsidRPr="00000000">
        <w:rPr>
          <w:rtl w:val="0"/>
        </w:rPr>
      </w:r>
    </w:p>
    <w:p w:rsidR="00000000" w:rsidDel="00000000" w:rsidP="00000000" w:rsidRDefault="00000000" w:rsidRPr="00000000" w14:paraId="0000006F">
      <w:pPr>
        <w:pStyle w:val="Heading3"/>
        <w:rPr>
          <w:rFonts w:ascii="Calibri" w:cs="Calibri" w:eastAsia="Calibri" w:hAnsi="Calibri"/>
          <w:color w:val="000000"/>
          <w:sz w:val="24"/>
          <w:szCs w:val="24"/>
        </w:rPr>
      </w:pPr>
      <w:bookmarkStart w:colFirst="0" w:colLast="0" w:name="_ggaf56dkowpj" w:id="12"/>
      <w:bookmarkEnd w:id="12"/>
      <w:r w:rsidDel="00000000" w:rsidR="00000000" w:rsidRPr="00000000">
        <w:rPr>
          <w:rtl w:val="0"/>
        </w:rPr>
        <w:t xml:space="preserve">Practicality </w:t>
        <w:br w:type="textWrapping"/>
      </w:r>
      <w:r w:rsidDel="00000000" w:rsidR="00000000" w:rsidRPr="00000000">
        <w:rPr>
          <w:rFonts w:ascii="Calibri" w:cs="Calibri" w:eastAsia="Calibri" w:hAnsi="Calibri"/>
          <w:color w:val="000000"/>
          <w:sz w:val="24"/>
          <w:szCs w:val="24"/>
          <w:rtl w:val="0"/>
        </w:rPr>
        <w:t xml:space="preserve">The app will help students save both time and money by sharing rides instead of driving alone. With fewer parking hassles and lower gas costs, commuting to class becomes quicker and more affordable. It will also address BCIT’s ongoing challenges with limited parking availability on campus (BCIT News, 2023; City of Burnaby, 2024).</w:t>
      </w:r>
    </w:p>
    <w:p w:rsidR="00000000" w:rsidDel="00000000" w:rsidP="00000000" w:rsidRDefault="00000000" w:rsidRPr="00000000" w14:paraId="00000070">
      <w:pPr>
        <w:pStyle w:val="Heading3"/>
        <w:widowControl w:val="0"/>
        <w:shd w:fill="ffffff" w:val="clear"/>
        <w:spacing w:after="240" w:before="240" w:line="240" w:lineRule="auto"/>
        <w:rPr>
          <w:rFonts w:ascii="Calibri" w:cs="Calibri" w:eastAsia="Calibri" w:hAnsi="Calibri"/>
          <w:color w:val="000000"/>
          <w:sz w:val="24"/>
          <w:szCs w:val="24"/>
        </w:rPr>
      </w:pPr>
      <w:bookmarkStart w:colFirst="0" w:colLast="0" w:name="_qrvzq9m7tiiy" w:id="13"/>
      <w:bookmarkEnd w:id="13"/>
      <w:r w:rsidDel="00000000" w:rsidR="00000000" w:rsidRPr="00000000">
        <w:rPr>
          <w:rtl w:val="0"/>
        </w:rPr>
        <w:t xml:space="preserve">Convenience</w:t>
        <w:br w:type="textWrapping"/>
      </w:r>
      <w:r w:rsidDel="00000000" w:rsidR="00000000" w:rsidRPr="00000000">
        <w:rPr>
          <w:rFonts w:ascii="Calibri" w:cs="Calibri" w:eastAsia="Calibri" w:hAnsi="Calibri"/>
          <w:color w:val="000000"/>
          <w:sz w:val="24"/>
          <w:szCs w:val="24"/>
          <w:rtl w:val="0"/>
        </w:rPr>
        <w:t xml:space="preserve">By providing real-time updates and easy ride coordination, the app will reduce the stress and unpredictability that often come with daily commuting. Students can plan their trips more efficiently, making the process smoother and more reliable.</w:t>
      </w:r>
    </w:p>
    <w:p w:rsidR="00000000" w:rsidDel="00000000" w:rsidP="00000000" w:rsidRDefault="00000000" w:rsidRPr="00000000" w14:paraId="00000071">
      <w:pPr>
        <w:pStyle w:val="Heading3"/>
        <w:widowControl w:val="0"/>
        <w:shd w:fill="ffffff" w:val="clear"/>
        <w:spacing w:after="240" w:before="240" w:line="240" w:lineRule="auto"/>
        <w:rPr>
          <w:rFonts w:ascii="Calibri" w:cs="Calibri" w:eastAsia="Calibri" w:hAnsi="Calibri"/>
          <w:color w:val="000000"/>
          <w:sz w:val="24"/>
          <w:szCs w:val="24"/>
        </w:rPr>
      </w:pPr>
      <w:bookmarkStart w:colFirst="0" w:colLast="0" w:name="_c26jgn8wzizi" w:id="14"/>
      <w:bookmarkEnd w:id="14"/>
      <w:r w:rsidDel="00000000" w:rsidR="00000000" w:rsidRPr="00000000">
        <w:rPr>
          <w:rtl w:val="0"/>
        </w:rPr>
        <w:t xml:space="preserve">Community </w:t>
      </w:r>
      <w:r w:rsidDel="00000000" w:rsidR="00000000" w:rsidRPr="00000000">
        <w:rPr>
          <w:rtl w:val="0"/>
        </w:rPr>
        <w:br w:type="textWrapping"/>
      </w:r>
      <w:r w:rsidDel="00000000" w:rsidR="00000000" w:rsidRPr="00000000">
        <w:rPr>
          <w:rFonts w:ascii="Calibri" w:cs="Calibri" w:eastAsia="Calibri" w:hAnsi="Calibri"/>
          <w:color w:val="000000"/>
          <w:sz w:val="24"/>
          <w:szCs w:val="24"/>
          <w:rtl w:val="0"/>
        </w:rPr>
        <w:t xml:space="preserve">The app will give students an opportunity to connect with others who share similar routes or attend the same campus. What might otherwise be a solitary commute becomes a chance to chat, build friendships, and strengthen the sense of community among BCIT students.</w:t>
      </w:r>
    </w:p>
    <w:p w:rsidR="00000000" w:rsidDel="00000000" w:rsidP="00000000" w:rsidRDefault="00000000" w:rsidRPr="00000000" w14:paraId="00000072">
      <w:pPr>
        <w:pStyle w:val="Heading3"/>
        <w:widowControl w:val="0"/>
        <w:shd w:fill="ffffff" w:val="clear"/>
        <w:spacing w:after="240" w:before="240" w:line="240" w:lineRule="auto"/>
        <w:rPr>
          <w:rFonts w:ascii="Calibri" w:cs="Calibri" w:eastAsia="Calibri" w:hAnsi="Calibri"/>
          <w:b w:val="1"/>
          <w:bCs w:val="1"/>
          <w:sz w:val="24"/>
          <w:szCs w:val="24"/>
        </w:rPr>
      </w:pPr>
      <w:bookmarkStart w:colFirst="0" w:colLast="0" w:name="_n8tke6wufe90" w:id="15"/>
      <w:bookmarkEnd w:id="15"/>
      <w:r w:rsidDel="00000000" w:rsidR="00000000" w:rsidRPr="00000000">
        <w:rPr>
          <w:rtl w:val="0"/>
        </w:rPr>
        <w:t xml:space="preserve">Sustainability</w:t>
      </w:r>
      <w:r w:rsidDel="00000000" w:rsidR="00000000" w:rsidRPr="00000000">
        <w:rPr>
          <w:rtl w:val="0"/>
        </w:rPr>
        <w:br w:type="textWrapping"/>
      </w:r>
      <w:r w:rsidDel="00000000" w:rsidR="00000000" w:rsidRPr="00000000">
        <w:rPr>
          <w:rFonts w:ascii="Calibri" w:cs="Calibri" w:eastAsia="Calibri" w:hAnsi="Calibri"/>
          <w:color w:val="000000"/>
          <w:sz w:val="24"/>
          <w:szCs w:val="24"/>
          <w:rtl w:val="0"/>
        </w:rPr>
        <w:t xml:space="preserve">The app will support  greener commuting habits by making carpooling and public transit more accessible and appealing. This will align with BCIT’s Transportation Demand Management (TDM) Plan to reduce single-occupancy vehicle use (British Columbia Institute of Technology, 2023). On a broader scale, it will help the institution lower parking demand, ease traffic congestion, and advance its sustainability goals, which are part of BCIT’s overall campus planning strategy to cut emissions and promote environmentally responsible travel (British Columbia Institute of Technology Facilities and Campus Planning, 2023).</w:t>
      </w:r>
      <w:r w:rsidDel="00000000" w:rsidR="00000000" w:rsidRPr="00000000">
        <w:rPr>
          <w:rtl w:val="0"/>
        </w:rPr>
      </w:r>
    </w:p>
    <w:p w:rsidR="00000000" w:rsidDel="00000000" w:rsidP="00000000" w:rsidRDefault="00000000" w:rsidRPr="00000000" w14:paraId="00000073">
      <w:pPr>
        <w:pStyle w:val="Heading2"/>
        <w:widowControl w:val="0"/>
        <w:shd w:fill="ffffff" w:val="clear"/>
        <w:spacing w:after="240" w:before="240" w:line="240" w:lineRule="auto"/>
        <w:ind w:left="-540"/>
        <w:rPr>
          <w:sz w:val="28"/>
          <w:szCs w:val="28"/>
        </w:rPr>
      </w:pPr>
      <w:bookmarkStart w:colFirst="0" w:colLast="0" w:name="_p04h6kbx0u7c" w:id="16"/>
      <w:bookmarkEnd w:id="16"/>
      <w:r w:rsidDel="00000000" w:rsidR="00000000" w:rsidRPr="00000000">
        <w:rPr>
          <w:sz w:val="28"/>
          <w:szCs w:val="28"/>
          <w:rtl w:val="0"/>
        </w:rPr>
        <w:t xml:space="preserve">Features</w:t>
      </w:r>
      <w:r w:rsidDel="00000000" w:rsidR="00000000" w:rsidRPr="00000000">
        <w:rPr>
          <w:rtl w:val="0"/>
        </w:rPr>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 will include features that deliver practical, convenient, social, and environmental benefits—helping students save time and money, reduce commuting stress, connect with others, and support sustainable travel across the BCIT community (British Columbia Institute of Technology, 2024).</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Key features </w:t>
      </w:r>
      <w:ins w:author="Thorsten Ewald" w:id="6" w:date="2025-11-16T21:06:59Z">
        <w:r w:rsidDel="00000000" w:rsidR="00000000" w:rsidRPr="00000000">
          <w:rPr>
            <w:rFonts w:ascii="Calibri" w:cs="Calibri" w:eastAsia="Calibri" w:hAnsi="Calibri"/>
            <w:sz w:val="24"/>
            <w:szCs w:val="24"/>
            <w:rtl w:val="0"/>
          </w:rPr>
          <w:t xml:space="preserve">will </w:t>
        </w:r>
      </w:ins>
      <w:r w:rsidDel="00000000" w:rsidR="00000000" w:rsidRPr="00000000">
        <w:rPr>
          <w:rFonts w:ascii="Calibri" w:cs="Calibri" w:eastAsia="Calibri" w:hAnsi="Calibri"/>
          <w:sz w:val="24"/>
          <w:szCs w:val="24"/>
          <w:rtl w:val="0"/>
        </w:rPr>
        <w:t xml:space="preserve">include:</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Registration, Profiles, and Verification</w:t>
      </w:r>
    </w:p>
    <w:p w:rsidR="00000000" w:rsidDel="00000000" w:rsidP="00000000" w:rsidRDefault="00000000" w:rsidRPr="00000000" w14:paraId="00000079">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Route and Schedule Matching</w:t>
      </w:r>
    </w:p>
    <w:p w:rsidR="00000000" w:rsidDel="00000000" w:rsidP="00000000" w:rsidRDefault="00000000" w:rsidRPr="00000000" w14:paraId="0000007A">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Real-Time Ride Availability</w:t>
      </w:r>
    </w:p>
    <w:p w:rsidR="00000000" w:rsidDel="00000000" w:rsidP="00000000" w:rsidRDefault="00000000" w:rsidRPr="00000000" w14:paraId="0000007B">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Transit Integration</w:t>
      </w:r>
    </w:p>
    <w:p w:rsidR="00000000" w:rsidDel="00000000" w:rsidP="00000000" w:rsidRDefault="00000000" w:rsidRPr="00000000" w14:paraId="0000007C">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Incentives and Rewards</w:t>
      </w:r>
    </w:p>
    <w:p w:rsidR="00000000" w:rsidDel="00000000" w:rsidP="00000000" w:rsidRDefault="00000000" w:rsidRPr="00000000" w14:paraId="0000007D">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Interface and Experience (UI/UX)</w:t>
      </w:r>
    </w:p>
    <w:p w:rsidR="00000000" w:rsidDel="00000000" w:rsidP="00000000" w:rsidRDefault="00000000" w:rsidRPr="00000000" w14:paraId="0000007E">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Data Analytics and Reporting</w:t>
      </w:r>
      <w:ins w:author="Thorsten Ewald" w:id="7" w:date="2025-11-16T21:07:03Z">
        <w:r w:rsidDel="00000000" w:rsidR="00000000" w:rsidRPr="00000000">
          <w:rPr>
            <w:rFonts w:ascii="Calibri" w:cs="Calibri" w:eastAsia="Calibri" w:hAnsi="Calibri"/>
            <w:sz w:val="24"/>
            <w:szCs w:val="24"/>
            <w:rtl w:val="0"/>
          </w:rPr>
          <w:t xml:space="preserve">.</w:t>
        </w:r>
      </w:ins>
      <w:r w:rsidDel="00000000" w:rsidR="00000000" w:rsidRPr="00000000">
        <w:rPr>
          <w:rtl w:val="0"/>
        </w:rPr>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of these features is designed to make commuting more efficient, reliable, and sustainable while strengthening the sense of community among BCIT students.</w:t>
      </w:r>
    </w:p>
    <w:p w:rsidR="00000000" w:rsidDel="00000000" w:rsidP="00000000" w:rsidRDefault="00000000" w:rsidRPr="00000000" w14:paraId="00000081">
      <w:pPr>
        <w:pStyle w:val="Heading3"/>
        <w:keepNext w:val="0"/>
        <w:keepLines w:val="0"/>
        <w:rPr>
          <w:color w:val="666666"/>
          <w:sz w:val="26"/>
          <w:szCs w:val="26"/>
        </w:rPr>
      </w:pPr>
      <w:bookmarkStart w:colFirst="0" w:colLast="0" w:name="_182ryxmxmyt2" w:id="17"/>
      <w:bookmarkEnd w:id="17"/>
      <w:r w:rsidDel="00000000" w:rsidR="00000000" w:rsidRPr="00000000">
        <w:rPr>
          <w:rtl w:val="0"/>
        </w:rPr>
        <w:t xml:space="preserve">User Registration, Profiles, and Verification</w:t>
      </w:r>
      <w:r w:rsidDel="00000000" w:rsidR="00000000" w:rsidRPr="00000000">
        <w:rPr>
          <w:rtl w:val="0"/>
        </w:rPr>
      </w:r>
    </w:p>
    <w:p w:rsidR="00000000" w:rsidDel="00000000" w:rsidP="00000000" w:rsidRDefault="00000000" w:rsidRPr="00000000" w14:paraId="00000082">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will be able to sign up using their BCIT login credentials, ensuring that only verified members of the BCIT community can access the app. After logging in for the first time, each user will set up a short profile with basic details like their location, campus, and class schedule. They’ll also be able to choose how they prefer to commute, whether that’s carpooling, taking transit, or a mix of both.</w:t>
      </w:r>
      <w:r w:rsidDel="00000000" w:rsidR="00000000" w:rsidRPr="00000000">
        <w:rPr>
          <w:rtl w:val="0"/>
        </w:rPr>
      </w:r>
    </w:p>
    <w:p w:rsidR="00000000" w:rsidDel="00000000" w:rsidP="00000000" w:rsidRDefault="00000000" w:rsidRPr="00000000" w14:paraId="00000083">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make things more reliable, the app will include optional photo and ID verification, along with a spot to add emergency contact information. There will also be a simple rating and feedback system so students can share their experiences and help keep the community respectful.</w:t>
      </w:r>
    </w:p>
    <w:p w:rsidR="00000000" w:rsidDel="00000000" w:rsidP="00000000" w:rsidRDefault="00000000" w:rsidRPr="00000000" w14:paraId="00000084">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Altogether, these features will create a trusted, campus-only space where students can confidently plan rides and connect with others—enhancing the social benefit by fostering community and trust among BCIT commuters.</w:t>
      </w:r>
    </w:p>
    <w:p w:rsidR="00000000" w:rsidDel="00000000" w:rsidP="00000000" w:rsidRDefault="00000000" w:rsidRPr="00000000" w14:paraId="00000085">
      <w:pPr>
        <w:pStyle w:val="Heading3"/>
        <w:widowControl w:val="0"/>
        <w:shd w:fill="ffffff" w:val="clear"/>
        <w:spacing w:after="240" w:before="240" w:line="240" w:lineRule="auto"/>
        <w:rPr/>
      </w:pPr>
      <w:bookmarkStart w:colFirst="0" w:colLast="0" w:name="_27h2p9cjnfev" w:id="18"/>
      <w:bookmarkEnd w:id="18"/>
      <w:r w:rsidDel="00000000" w:rsidR="00000000" w:rsidRPr="00000000">
        <w:rPr>
          <w:rtl w:val="0"/>
        </w:rPr>
        <w:t xml:space="preserve">Route &amp; Schedule Matching</w:t>
      </w:r>
    </w:p>
    <w:p w:rsidR="00000000" w:rsidDel="00000000" w:rsidP="00000000" w:rsidRDefault="00000000" w:rsidRPr="00000000" w14:paraId="00000086">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the app’s most useful features will be its ability to match students based on their routes and class schedules. Instead of spending time messaging different people or coordinating through group chats, users will be able to see who’s heading in the same direction and when. The system will automatically suggest the best matches for regular commutes or one-time rides, making it easy to plan trips without any hassle (Poparide, 2024).</w:t>
      </w:r>
    </w:p>
    <w:p w:rsidR="00000000" w:rsidDel="00000000" w:rsidP="00000000" w:rsidRDefault="00000000" w:rsidRPr="00000000" w14:paraId="00000087">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 student’s schedule changes, they’ll be able to quickly adjust their route or update their ride details. The goal is to make the process flexible and stress-free so that getting to campus fits naturally into everyone’s day.</w:t>
      </w:r>
    </w:p>
    <w:p w:rsidR="00000000" w:rsidDel="00000000" w:rsidP="00000000" w:rsidRDefault="00000000" w:rsidRPr="00000000" w14:paraId="00000088">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feature will help students save time, make commuting simpler, and encourage more shared rides—delivering strong practical benefits by improving efficiency and reducing unnecessary travel effort (Lee, 2023).</w:t>
      </w:r>
    </w:p>
    <w:p w:rsidR="00000000" w:rsidDel="00000000" w:rsidP="00000000" w:rsidRDefault="00000000" w:rsidRPr="00000000" w14:paraId="00000089">
      <w:pPr>
        <w:pStyle w:val="Heading3"/>
        <w:widowControl w:val="0"/>
        <w:shd w:fill="ffffff" w:val="clear"/>
        <w:spacing w:after="240" w:before="240" w:line="240" w:lineRule="auto"/>
        <w:rPr/>
      </w:pPr>
      <w:bookmarkStart w:colFirst="0" w:colLast="0" w:name="_8fh7zxycopyo" w:id="19"/>
      <w:bookmarkEnd w:id="19"/>
      <w:r w:rsidDel="00000000" w:rsidR="00000000" w:rsidRPr="00000000">
        <w:rPr>
          <w:rtl w:val="0"/>
        </w:rPr>
        <w:t xml:space="preserve">Real-Time Ride Availability</w:t>
      </w:r>
    </w:p>
    <w:p w:rsidR="00000000" w:rsidDel="00000000" w:rsidP="00000000" w:rsidRDefault="00000000" w:rsidRPr="00000000" w14:paraId="0000008A">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 will make it easy for students to see which rides are available in real time. Instead of waiting for replies or wondering if someone is still offering a ride, users will be able to check the app and instantly see who’s going their way. When a ride is confirmed, changed, or canceled, everyone involved will get a quick notification so they always know what’s happening.</w:t>
      </w:r>
    </w:p>
    <w:p w:rsidR="00000000" w:rsidDel="00000000" w:rsidP="00000000" w:rsidRDefault="00000000" w:rsidRPr="00000000" w14:paraId="0000008B">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feature </w:t>
      </w:r>
      <w:ins w:author="Thorsten Ewald" w:id="8" w:date="2025-11-16T21:07:46Z">
        <w:commentRangeStart w:id="5"/>
        <w:r w:rsidDel="00000000" w:rsidR="00000000" w:rsidRPr="00000000">
          <w:rPr>
            <w:rFonts w:ascii="Calibri" w:cs="Calibri" w:eastAsia="Calibri" w:hAnsi="Calibri"/>
            <w:sz w:val="24"/>
            <w:szCs w:val="24"/>
            <w:rtl w:val="0"/>
          </w:rPr>
          <w:t xml:space="preserve">will </w:t>
        </w:r>
      </w:ins>
      <w:r w:rsidDel="00000000" w:rsidR="00000000" w:rsidRPr="00000000">
        <w:rPr>
          <w:rFonts w:ascii="Calibri" w:cs="Calibri" w:eastAsia="Calibri" w:hAnsi="Calibri"/>
          <w:sz w:val="24"/>
          <w:szCs w:val="24"/>
          <w:rtl w:val="0"/>
        </w:rPr>
        <w:t xml:space="preserve">help</w:t>
      </w:r>
      <w:del w:author="Thorsten Ewald" w:id="9" w:date="2025-11-16T21:07:48Z">
        <w:r w:rsidDel="00000000" w:rsidR="00000000" w:rsidRPr="00000000">
          <w:rPr>
            <w:rFonts w:ascii="Calibri" w:cs="Calibri" w:eastAsia="Calibri" w:hAnsi="Calibri"/>
            <w:sz w:val="24"/>
            <w:szCs w:val="24"/>
            <w:rtl w:val="0"/>
          </w:rPr>
          <w:delText xml:space="preserve">s</w:delText>
        </w:r>
      </w:del>
      <w:commentRangeEnd w:id="5"/>
      <w:r w:rsidDel="00000000" w:rsidR="00000000" w:rsidRPr="00000000">
        <w:commentReference w:id="5"/>
      </w:r>
      <w:r w:rsidDel="00000000" w:rsidR="00000000" w:rsidRPr="00000000">
        <w:rPr>
          <w:rFonts w:ascii="Calibri" w:cs="Calibri" w:eastAsia="Calibri" w:hAnsi="Calibri"/>
          <w:sz w:val="24"/>
          <w:szCs w:val="24"/>
          <w:rtl w:val="0"/>
        </w:rPr>
        <w:t xml:space="preserve"> students manage their time better and avoid last-minute confusion. Whether someone needs a ride at the end of a long day or wants to plan ahead for the week, the real-time updates keep everything organized and reliable—supporting the convenience benefit by making commuting smoother and more predictable for all users.</w:t>
      </w:r>
      <w:r w:rsidDel="00000000" w:rsidR="00000000" w:rsidRPr="00000000">
        <w:rPr>
          <w:rtl w:val="0"/>
        </w:rPr>
      </w:r>
    </w:p>
    <w:p w:rsidR="00000000" w:rsidDel="00000000" w:rsidP="00000000" w:rsidRDefault="00000000" w:rsidRPr="00000000" w14:paraId="0000008C">
      <w:pPr>
        <w:pStyle w:val="Heading2"/>
        <w:widowControl w:val="0"/>
        <w:shd w:fill="ffffff" w:val="clear"/>
        <w:spacing w:after="240" w:before="240" w:line="240" w:lineRule="auto"/>
        <w:ind w:left="-540"/>
        <w:rPr>
          <w:sz w:val="28"/>
          <w:szCs w:val="28"/>
        </w:rPr>
      </w:pPr>
      <w:bookmarkStart w:colFirst="0" w:colLast="0" w:name="_hv5k0fwxlhiq" w:id="20"/>
      <w:bookmarkEnd w:id="20"/>
      <w:r w:rsidDel="00000000" w:rsidR="00000000" w:rsidRPr="00000000">
        <w:rPr>
          <w:rtl w:val="0"/>
        </w:rPr>
      </w:r>
    </w:p>
    <w:p w:rsidR="00000000" w:rsidDel="00000000" w:rsidP="00000000" w:rsidRDefault="00000000" w:rsidRPr="00000000" w14:paraId="0000008D">
      <w:pPr>
        <w:pStyle w:val="Heading3"/>
        <w:widowControl w:val="0"/>
        <w:shd w:fill="ffffff" w:val="clear"/>
        <w:spacing w:after="240" w:before="240" w:line="240" w:lineRule="auto"/>
        <w:ind w:left="-540"/>
        <w:rPr/>
      </w:pPr>
      <w:bookmarkStart w:colFirst="0" w:colLast="0" w:name="_5o2xd5odsg1h" w:id="21"/>
      <w:bookmarkEnd w:id="21"/>
      <w:r w:rsidDel="00000000" w:rsidR="00000000" w:rsidRPr="00000000">
        <w:rPr>
          <w:rtl w:val="0"/>
        </w:rPr>
        <w:t xml:space="preserve">Transit Integration</w:t>
      </w:r>
    </w:p>
    <w:p w:rsidR="00000000" w:rsidDel="00000000" w:rsidP="00000000" w:rsidRDefault="00000000" w:rsidRPr="00000000" w14:paraId="0000008E">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 will also connect directly with U-Pass BC and TransLink, making it easier for students to combine carpooling with public transit. Users will be able to plan trips that include both options—for example, catching a ride with a classmate to the SkyTrain station and then taking transit the rest of the way. The app will show estimated travel times and costs so students can choose the option that works best for them (TransLink, 2024).</w:t>
      </w:r>
    </w:p>
    <w:p w:rsidR="00000000" w:rsidDel="00000000" w:rsidP="00000000" w:rsidRDefault="00000000" w:rsidRPr="00000000" w14:paraId="0000008F">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feature will be especially helpful for students who live farther from campus or who use different types of transportation throughout the week. By blending carpool and transit planning into one place, the app advances the environmental benefit by promoting greener, more flexible, and affordable commuting choices.</w:t>
      </w:r>
    </w:p>
    <w:p w:rsidR="00000000" w:rsidDel="00000000" w:rsidP="00000000" w:rsidRDefault="00000000" w:rsidRPr="00000000" w14:paraId="00000090">
      <w:pPr>
        <w:pStyle w:val="Heading3"/>
        <w:widowControl w:val="0"/>
        <w:shd w:fill="ffffff" w:val="clear"/>
        <w:spacing w:after="240" w:before="240" w:line="240" w:lineRule="auto"/>
        <w:ind w:left="-540"/>
        <w:rPr/>
      </w:pPr>
      <w:bookmarkStart w:colFirst="0" w:colLast="0" w:name="_21d5ads3q977" w:id="22"/>
      <w:bookmarkEnd w:id="22"/>
      <w:r w:rsidDel="00000000" w:rsidR="00000000" w:rsidRPr="00000000">
        <w:rPr>
          <w:rtl w:val="0"/>
        </w:rPr>
        <w:t xml:space="preserve">Incentives &amp; Rewards</w:t>
      </w:r>
    </w:p>
    <w:p w:rsidR="00000000" w:rsidDel="00000000" w:rsidP="00000000" w:rsidRDefault="00000000" w:rsidRPr="00000000" w14:paraId="00000091">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make commuting more fun and motivating, the app will include a simple rewards system. Students will earn points every time they take a carpool or use transit through the app. Over time, these points can be exchanged for small prizes like campus discounts, coffee cards, or other perks.</w:t>
      </w:r>
    </w:p>
    <w:p w:rsidR="00000000" w:rsidDel="00000000" w:rsidP="00000000" w:rsidRDefault="00000000" w:rsidRPr="00000000" w14:paraId="00000092">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idea is to encourage more students to choose sustainable travel options and make the daily commute something to look forward to. Through these incentives, the app strengthens the environmental benefit by motivating students to adopt consistent, eco-friendly commuting habits.</w:t>
      </w:r>
    </w:p>
    <w:p w:rsidR="00000000" w:rsidDel="00000000" w:rsidP="00000000" w:rsidRDefault="00000000" w:rsidRPr="00000000" w14:paraId="00000093">
      <w:pPr>
        <w:pStyle w:val="Heading3"/>
        <w:widowControl w:val="0"/>
        <w:shd w:fill="ffffff" w:val="clear"/>
        <w:spacing w:after="240" w:before="240" w:line="240" w:lineRule="auto"/>
        <w:ind w:left="-540"/>
        <w:rPr/>
      </w:pPr>
      <w:bookmarkStart w:colFirst="0" w:colLast="0" w:name="_wcitjdfwpvqy" w:id="23"/>
      <w:bookmarkEnd w:id="23"/>
      <w:r w:rsidDel="00000000" w:rsidR="00000000" w:rsidRPr="00000000">
        <w:rPr>
          <w:rtl w:val="0"/>
        </w:rPr>
        <w:t xml:space="preserve">User Interface &amp; Experience (UI/UX)</w:t>
      </w:r>
    </w:p>
    <w:p w:rsidR="00000000" w:rsidDel="00000000" w:rsidP="00000000" w:rsidRDefault="00000000" w:rsidRPr="00000000" w14:paraId="00000094">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 will be designed to be simple, clean, and easy to use. Since most students will use it on their phones, it will have a mobile-first layout that makes scheduling rides and checking updates quick and effortless. A web version will also be available for students who prefer planning on their laptops. These design choices reflect BCIT’s focus on creating accessible and student-centred digital tools that make campus life easier (British Columbia Institute of Technology, 2024).</w:t>
      </w:r>
    </w:p>
    <w:p w:rsidR="00000000" w:rsidDel="00000000" w:rsidP="00000000" w:rsidRDefault="00000000" w:rsidRPr="00000000" w14:paraId="00000095">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clear icons and smooth navigation, the app will focus on making commuting easy and stress-free without unnecessary steps or clutter—reinforcing the convenience benefit by delivering an intuitive, frustration-free user experience (British Columbia Institute of Technology Facilities and Campus Planning, 2023).</w:t>
      </w:r>
    </w:p>
    <w:p w:rsidR="00000000" w:rsidDel="00000000" w:rsidP="00000000" w:rsidRDefault="00000000" w:rsidRPr="00000000" w14:paraId="00000096">
      <w:pPr>
        <w:pStyle w:val="Heading3"/>
        <w:widowControl w:val="0"/>
        <w:shd w:fill="ffffff" w:val="clear"/>
        <w:spacing w:after="240" w:before="240" w:line="240" w:lineRule="auto"/>
        <w:ind w:left="180" w:hanging="180"/>
        <w:rPr/>
      </w:pPr>
      <w:bookmarkStart w:colFirst="0" w:colLast="0" w:name="_q8gyycmc4wo6" w:id="24"/>
      <w:bookmarkEnd w:id="24"/>
      <w:r w:rsidDel="00000000" w:rsidR="00000000" w:rsidRPr="00000000">
        <w:rPr>
          <w:rtl w:val="0"/>
        </w:rPr>
        <w:t xml:space="preserve">Data Analytics &amp; Reporting</w:t>
      </w:r>
    </w:p>
    <w:p w:rsidR="00000000" w:rsidDel="00000000" w:rsidP="00000000" w:rsidRDefault="00000000" w:rsidRPr="00000000" w14:paraId="00000097">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Behind the scenes, the app will track how often students use it, how many rides are shared, and how much parking demand goes down. This information will help BCIT measure the real impact of the app and how it supports sustainability goals.</w:t>
      </w:r>
    </w:p>
    <w:p w:rsidR="00000000" w:rsidDel="00000000" w:rsidP="00000000" w:rsidRDefault="00000000" w:rsidRPr="00000000" w14:paraId="00000098">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providing measurable insights, this feature amplifies the environmental benefit by helping BCIT monitor progress toward reducing emissions and improving sustainable transportation initiatives.</w:t>
      </w:r>
    </w:p>
    <w:p w:rsidR="00000000" w:rsidDel="00000000" w:rsidP="00000000" w:rsidRDefault="00000000" w:rsidRPr="00000000" w14:paraId="00000099">
      <w:pPr>
        <w:pStyle w:val="Heading2"/>
        <w:widowControl w:val="0"/>
        <w:spacing w:after="240" w:before="240" w:lineRule="auto"/>
        <w:rPr/>
      </w:pPr>
      <w:bookmarkStart w:colFirst="0" w:colLast="0" w:name="_5c97d0t835kw" w:id="25"/>
      <w:bookmarkEnd w:id="25"/>
      <w:r w:rsidDel="00000000" w:rsidR="00000000" w:rsidRPr="00000000">
        <w:rPr>
          <w:rtl w:val="0"/>
        </w:rPr>
        <w:t xml:space="preserve">Deliverable</w:t>
      </w:r>
      <w:commentRangeStart w:id="6"/>
      <w:r w:rsidDel="00000000" w:rsidR="00000000" w:rsidRPr="00000000">
        <w:rPr>
          <w:rtl w:val="0"/>
        </w:rPr>
        <w:t xml:space="preserv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A">
      <w:pPr>
        <w:widowControl w:val="0"/>
        <w:shd w:fill="ffffff" w:val="clea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will be developed </w:t>
      </w:r>
      <w:r w:rsidDel="00000000" w:rsidR="00000000" w:rsidRPr="00000000">
        <w:rPr>
          <w:rFonts w:ascii="Calibri" w:cs="Calibri" w:eastAsia="Calibri" w:hAnsi="Calibri"/>
          <w:sz w:val="24"/>
          <w:szCs w:val="24"/>
          <w:rtl w:val="0"/>
        </w:rPr>
        <w:t xml:space="preserve">in three main phases to</w:t>
      </w:r>
      <w:r w:rsidDel="00000000" w:rsidR="00000000" w:rsidRPr="00000000">
        <w:rPr>
          <w:rFonts w:ascii="Calibri" w:cs="Calibri" w:eastAsia="Calibri" w:hAnsi="Calibri"/>
          <w:sz w:val="24"/>
          <w:szCs w:val="24"/>
          <w:rtl w:val="0"/>
        </w:rPr>
        <w:t xml:space="preserve"> make sure the app is tested, improved, and ready for full launch.</w:t>
      </w:r>
    </w:p>
    <w:p w:rsidR="00000000" w:rsidDel="00000000" w:rsidP="00000000" w:rsidRDefault="00000000" w:rsidRPr="00000000" w14:paraId="0000009B">
      <w:pPr>
        <w:pStyle w:val="Heading3"/>
        <w:rPr/>
      </w:pPr>
      <w:bookmarkStart w:colFirst="0" w:colLast="0" w:name="_l0fn8zetpdfo" w:id="26"/>
      <w:bookmarkEnd w:id="26"/>
      <w:r w:rsidDel="00000000" w:rsidR="00000000" w:rsidRPr="00000000">
        <w:rPr>
          <w:rtl w:val="0"/>
        </w:rPr>
        <w:t xml:space="preserve">Phase 1 </w:t>
      </w:r>
    </w:p>
    <w:p w:rsidR="00000000" w:rsidDel="00000000" w:rsidP="00000000" w:rsidRDefault="00000000" w:rsidRPr="00000000" w14:paraId="0000009C">
      <w:pPr>
        <w:pStyle w:val="Heading3"/>
        <w:rPr>
          <w:rFonts w:ascii="Calibri" w:cs="Calibri" w:eastAsia="Calibri" w:hAnsi="Calibri"/>
          <w:color w:val="000000"/>
          <w:sz w:val="24"/>
          <w:szCs w:val="24"/>
        </w:rPr>
      </w:pPr>
      <w:bookmarkStart w:colFirst="0" w:colLast="0" w:name="_tt23wxh5omp4" w:id="27"/>
      <w:bookmarkEnd w:id="27"/>
      <w:r w:rsidDel="00000000" w:rsidR="00000000" w:rsidRPr="00000000">
        <w:rPr>
          <w:rFonts w:ascii="Calibri" w:cs="Calibri" w:eastAsia="Calibri" w:hAnsi="Calibri"/>
          <w:color w:val="000000"/>
          <w:sz w:val="24"/>
          <w:szCs w:val="24"/>
          <w:rtl w:val="0"/>
        </w:rPr>
        <w:t xml:space="preserve">Prototype will focus on building the basic version of the app. This includes creating the login system, ride matching, and notification features so students can test how the main functions work.</w:t>
      </w:r>
    </w:p>
    <w:p w:rsidR="00000000" w:rsidDel="00000000" w:rsidP="00000000" w:rsidRDefault="00000000" w:rsidRPr="00000000" w14:paraId="0000009D">
      <w:pPr>
        <w:pStyle w:val="Heading3"/>
        <w:rPr/>
      </w:pPr>
      <w:bookmarkStart w:colFirst="0" w:colLast="0" w:name="_mjalgi8arvca" w:id="28"/>
      <w:bookmarkEnd w:id="28"/>
      <w:r w:rsidDel="00000000" w:rsidR="00000000" w:rsidRPr="00000000">
        <w:rPr>
          <w:rtl w:val="0"/>
        </w:rPr>
        <w:t xml:space="preserve">Phase 2 </w:t>
      </w:r>
    </w:p>
    <w:p w:rsidR="00000000" w:rsidDel="00000000" w:rsidP="00000000" w:rsidRDefault="00000000" w:rsidRPr="00000000" w14:paraId="0000009E">
      <w:pPr>
        <w:pStyle w:val="Heading3"/>
        <w:rPr>
          <w:rFonts w:ascii="Calibri" w:cs="Calibri" w:eastAsia="Calibri" w:hAnsi="Calibri"/>
          <w:color w:val="000000"/>
          <w:sz w:val="24"/>
          <w:szCs w:val="24"/>
        </w:rPr>
      </w:pPr>
      <w:bookmarkStart w:colFirst="0" w:colLast="0" w:name="_cng9l8vnuzkd" w:id="29"/>
      <w:bookmarkEnd w:id="29"/>
      <w:r w:rsidDel="00000000" w:rsidR="00000000" w:rsidRPr="00000000">
        <w:rPr>
          <w:rFonts w:ascii="Calibri" w:cs="Calibri" w:eastAsia="Calibri" w:hAnsi="Calibri"/>
          <w:color w:val="000000"/>
          <w:sz w:val="24"/>
          <w:szCs w:val="24"/>
          <w:rtl w:val="0"/>
        </w:rPr>
        <w:t xml:space="preserve"> A pilot test will involve a small group of BCIT students testing the prototype and giving their feedback. The input will help identify bugs or usability issues and show which features need improvement before a wider release.</w:t>
      </w:r>
    </w:p>
    <w:p w:rsidR="00000000" w:rsidDel="00000000" w:rsidP="00000000" w:rsidRDefault="00000000" w:rsidRPr="00000000" w14:paraId="0000009F">
      <w:pPr>
        <w:pStyle w:val="Heading3"/>
        <w:rPr/>
      </w:pPr>
      <w:bookmarkStart w:colFirst="0" w:colLast="0" w:name="_3fkoddl1txaz" w:id="30"/>
      <w:bookmarkEnd w:id="30"/>
      <w:r w:rsidDel="00000000" w:rsidR="00000000" w:rsidRPr="00000000">
        <w:rPr>
          <w:rtl w:val="0"/>
        </w:rPr>
        <w:t xml:space="preserve">Phase 3 </w:t>
      </w:r>
    </w:p>
    <w:p w:rsidR="00000000" w:rsidDel="00000000" w:rsidP="00000000" w:rsidRDefault="00000000" w:rsidRPr="00000000" w14:paraId="000000A0">
      <w:pPr>
        <w:pStyle w:val="Heading3"/>
        <w:rPr>
          <w:rFonts w:ascii="Calibri" w:cs="Calibri" w:eastAsia="Calibri" w:hAnsi="Calibri"/>
          <w:color w:val="000000"/>
          <w:sz w:val="24"/>
          <w:szCs w:val="24"/>
        </w:rPr>
      </w:pPr>
      <w:bookmarkStart w:colFirst="0" w:colLast="0" w:name="_4uv6bnuo6yvh" w:id="31"/>
      <w:bookmarkEnd w:id="31"/>
      <w:r w:rsidDel="00000000" w:rsidR="00000000" w:rsidRPr="00000000">
        <w:rPr>
          <w:rFonts w:ascii="Calibri" w:cs="Calibri" w:eastAsia="Calibri" w:hAnsi="Calibri"/>
          <w:color w:val="000000"/>
          <w:sz w:val="24"/>
          <w:szCs w:val="24"/>
          <w:rtl w:val="0"/>
        </w:rPr>
        <w:t xml:space="preserve"> Final Version will be based on the feedback from the pilot phase. A final report will summarize the results, key findings, and recommendations for future development, leading to a polished version ready for use across BCIT campuses.</w:t>
      </w:r>
    </w:p>
    <w:p w:rsidR="00000000" w:rsidDel="00000000" w:rsidP="00000000" w:rsidRDefault="00000000" w:rsidRPr="00000000" w14:paraId="000000A1">
      <w:pPr>
        <w:widowControl w:val="0"/>
        <w:shd w:fill="ffffff" w:val="clea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widowControl w:val="0"/>
        <w:shd w:fill="ffffff" w:val="clear"/>
        <w:spacing w:after="240" w:before="240" w:line="240" w:lineRule="auto"/>
        <w:ind w:left="-540" w:firstLine="0"/>
        <w:rPr>
          <w:rFonts w:ascii="Calibri" w:cs="Calibri" w:eastAsia="Calibri" w:hAnsi="Calibri"/>
          <w:b w:val="1"/>
          <w:bCs w:val="1"/>
          <w:sz w:val="36"/>
          <w:szCs w:val="36"/>
        </w:rPr>
      </w:pPr>
      <w:r w:rsidDel="00000000" w:rsidR="00000000" w:rsidRPr="00000000">
        <w:rPr>
          <w:rtl w:val="0"/>
        </w:rPr>
      </w:r>
    </w:p>
    <w:tbl>
      <w:tblPr>
        <w:tblStyle w:val="Table7"/>
        <w:tblpPr w:leftFromText="180" w:rightFromText="180" w:topFromText="180" w:bottomFromText="180" w:vertAnchor="text" w:horzAnchor="text" w:tblpX="-75" w:tblpY="19.218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A3">
            <w:pPr>
              <w:pStyle w:val="Heading1"/>
              <w:widowControl w:val="0"/>
              <w:shd w:fill="ffffff" w:val="clear"/>
              <w:spacing w:after="240" w:before="240" w:line="240" w:lineRule="auto"/>
              <w:rPr>
                <w:sz w:val="32"/>
                <w:szCs w:val="32"/>
              </w:rPr>
            </w:pPr>
            <w:bookmarkStart w:colFirst="0" w:colLast="0" w:name="_n1kggtg9han" w:id="32"/>
            <w:bookmarkEnd w:id="32"/>
            <w:r w:rsidDel="00000000" w:rsidR="00000000" w:rsidRPr="00000000">
              <w:rPr>
                <w:sz w:val="32"/>
                <w:szCs w:val="32"/>
                <w:rtl w:val="0"/>
              </w:rPr>
              <w:t xml:space="preserve"> IMPLEMENTATION / SCHEDULE </w:t>
            </w:r>
          </w:p>
        </w:tc>
      </w:tr>
    </w:tbl>
    <w:p w:rsidR="00000000" w:rsidDel="00000000" w:rsidP="00000000" w:rsidRDefault="00000000" w:rsidRPr="00000000" w14:paraId="000000A4">
      <w:pPr>
        <w:pStyle w:val="Heading1"/>
        <w:widowControl w:val="0"/>
        <w:shd w:fill="ffffff" w:val="clear"/>
        <w:spacing w:after="240" w:before="240" w:line="240" w:lineRule="auto"/>
        <w:ind w:left="-540" w:firstLine="0"/>
        <w:rPr>
          <w:rFonts w:ascii="Calibri" w:cs="Calibri" w:eastAsia="Calibri" w:hAnsi="Calibri"/>
          <w:b w:val="1"/>
          <w:bCs w:val="1"/>
          <w:sz w:val="36"/>
          <w:szCs w:val="36"/>
        </w:rPr>
      </w:pPr>
      <w:bookmarkStart w:colFirst="0" w:colLast="0" w:name="_eg6tvtfjo8c" w:id="33"/>
      <w:bookmarkEnd w:id="33"/>
      <w:r w:rsidDel="00000000" w:rsidR="00000000" w:rsidRPr="00000000">
        <w:rPr>
          <w:rtl w:val="0"/>
        </w:rPr>
      </w:r>
    </w:p>
    <w:p w:rsidR="00000000" w:rsidDel="00000000" w:rsidP="00000000" w:rsidRDefault="00000000" w:rsidRPr="00000000" w14:paraId="000000A5">
      <w:pPr>
        <w:pStyle w:val="Heading1"/>
        <w:widowControl w:val="0"/>
        <w:shd w:fill="ffffff" w:val="clear"/>
        <w:spacing w:after="240" w:before="240" w:line="240" w:lineRule="auto"/>
        <w:ind w:left="-540" w:firstLine="0"/>
        <w:rPr>
          <w:rFonts w:ascii="Calibri" w:cs="Calibri" w:eastAsia="Calibri" w:hAnsi="Calibri"/>
          <w:color w:val="1c4587"/>
          <w:sz w:val="20"/>
          <w:szCs w:val="20"/>
        </w:rPr>
      </w:pPr>
      <w:bookmarkStart w:colFirst="0" w:colLast="0" w:name="_78v770jkcyke" w:id="34"/>
      <w:bookmarkEnd w:id="34"/>
      <w:r w:rsidDel="00000000" w:rsidR="00000000" w:rsidRPr="00000000">
        <w:rPr>
          <w:rtl w:val="0"/>
        </w:rPr>
      </w:r>
    </w:p>
    <w:p w:rsidR="00000000" w:rsidDel="00000000" w:rsidP="00000000" w:rsidRDefault="00000000" w:rsidRPr="00000000" w14:paraId="000000A6">
      <w:pPr>
        <w:widowControl w:val="0"/>
        <w:shd w:fill="ffffff" w:val="clear"/>
        <w:spacing w:after="120" w:before="12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implementation schedule for the BCIT Carpool and Transit Match App </w:t>
      </w:r>
      <w:ins w:author="Thorsten Ewald" w:id="10" w:date="2025-11-16T21:11:39Z">
        <w:r w:rsidDel="00000000" w:rsidR="00000000" w:rsidRPr="00000000">
          <w:rPr>
            <w:rFonts w:ascii="Calibri" w:cs="Calibri" w:eastAsia="Calibri" w:hAnsi="Calibri"/>
            <w:sz w:val="24"/>
            <w:szCs w:val="24"/>
            <w:highlight w:val="white"/>
            <w:rtl w:val="0"/>
          </w:rPr>
          <w:t xml:space="preserve">will/would </w:t>
        </w:r>
      </w:ins>
      <w:r w:rsidDel="00000000" w:rsidR="00000000" w:rsidRPr="00000000">
        <w:rPr>
          <w:rFonts w:ascii="Calibri" w:cs="Calibri" w:eastAsia="Calibri" w:hAnsi="Calibri"/>
          <w:sz w:val="24"/>
          <w:szCs w:val="24"/>
          <w:highlight w:val="white"/>
          <w:rtl w:val="0"/>
        </w:rPr>
        <w:t xml:space="preserve">span</w:t>
      </w:r>
      <w:del w:author="Thorsten Ewald" w:id="11" w:date="2025-11-16T21:11:44Z">
        <w:r w:rsidDel="00000000" w:rsidR="00000000" w:rsidRPr="00000000">
          <w:rPr>
            <w:rFonts w:ascii="Calibri" w:cs="Calibri" w:eastAsia="Calibri" w:hAnsi="Calibri"/>
            <w:sz w:val="24"/>
            <w:szCs w:val="24"/>
            <w:highlight w:val="white"/>
            <w:rtl w:val="0"/>
          </w:rPr>
          <w:delText xml:space="preserve">s</w:delText>
        </w:r>
      </w:del>
      <w:r w:rsidDel="00000000" w:rsidR="00000000" w:rsidRPr="00000000">
        <w:rPr>
          <w:rFonts w:ascii="Calibri" w:cs="Calibri" w:eastAsia="Calibri" w:hAnsi="Calibri"/>
          <w:sz w:val="24"/>
          <w:szCs w:val="24"/>
          <w:highlight w:val="white"/>
          <w:rtl w:val="0"/>
        </w:rPr>
        <w:t xml:space="preserve"> ten weeks, as shown in Figure 1. It </w:t>
      </w:r>
      <w:r w:rsidDel="00000000" w:rsidR="00000000" w:rsidRPr="00000000">
        <w:rPr>
          <w:rFonts w:ascii="Calibri" w:cs="Calibri" w:eastAsia="Calibri" w:hAnsi="Calibri"/>
          <w:sz w:val="24"/>
          <w:szCs w:val="24"/>
          <w:shd w:fill="ff9900" w:val="clear"/>
          <w:rtl w:val="0"/>
          <w:rPrChange w:author="Thorsten Ewald" w:id="12" w:date="2025-11-16T21:11:53Z">
            <w:rPr>
              <w:rFonts w:ascii="Calibri" w:cs="Calibri" w:eastAsia="Calibri" w:hAnsi="Calibri"/>
              <w:sz w:val="24"/>
              <w:szCs w:val="24"/>
              <w:highlight w:val="white"/>
            </w:rPr>
          </w:rPrChange>
        </w:rPr>
        <w:t xml:space="preserve">is </w:t>
      </w:r>
      <w:r w:rsidDel="00000000" w:rsidR="00000000" w:rsidRPr="00000000">
        <w:rPr>
          <w:rFonts w:ascii="Calibri" w:cs="Calibri" w:eastAsia="Calibri" w:hAnsi="Calibri"/>
          <w:sz w:val="24"/>
          <w:szCs w:val="24"/>
          <w:highlight w:val="white"/>
          <w:rtl w:val="0"/>
        </w:rPr>
        <w:t xml:space="preserve">organized into six sequential phases: Research and Planning, Design and Drafting, Prototype Development, Pilot Testing, Final Refinements, and Launch Preparation. </w:t>
      </w:r>
    </w:p>
    <w:p w:rsidR="00000000" w:rsidDel="00000000" w:rsidP="00000000" w:rsidRDefault="00000000" w:rsidRPr="00000000" w14:paraId="000000A7">
      <w:pPr>
        <w:widowControl w:val="0"/>
        <w:shd w:fill="ffffff" w:val="clear"/>
        <w:spacing w:after="120" w:before="120" w:line="240" w:lineRule="auto"/>
        <w:rPr>
          <w:rFonts w:ascii="Calibri" w:cs="Calibri" w:eastAsia="Calibri" w:hAnsi="Calibri"/>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352425</wp:posOffset>
            </wp:positionV>
            <wp:extent cx="6205538" cy="2152650"/>
            <wp:effectExtent b="0" l="0" r="0" t="0"/>
            <wp:wrapNone/>
            <wp:docPr id="1" name="image1.png"/>
            <a:graphic>
              <a:graphicData uri="http://schemas.openxmlformats.org/drawingml/2006/picture">
                <pic:pic>
                  <pic:nvPicPr>
                    <pic:cNvPr id="0" name="image1.png"/>
                    <pic:cNvPicPr preferRelativeResize="0"/>
                  </pic:nvPicPr>
                  <pic:blipFill>
                    <a:blip r:embed="rId18"/>
                    <a:srcRect b="0" l="0" r="4240" t="0"/>
                    <a:stretch>
                      <a:fillRect/>
                    </a:stretch>
                  </pic:blipFill>
                  <pic:spPr>
                    <a:xfrm>
                      <a:off x="0" y="0"/>
                      <a:ext cx="6205538" cy="2152650"/>
                    </a:xfrm>
                    <a:prstGeom prst="rect"/>
                    <a:ln/>
                  </pic:spPr>
                </pic:pic>
              </a:graphicData>
            </a:graphic>
          </wp:anchor>
        </w:drawing>
      </w:r>
    </w:p>
    <w:p w:rsidR="00000000" w:rsidDel="00000000" w:rsidP="00000000" w:rsidRDefault="00000000" w:rsidRPr="00000000" w14:paraId="000000A8">
      <w:pPr>
        <w:widowControl w:val="0"/>
        <w:shd w:fill="ffffff" w:val="clear"/>
        <w:spacing w:after="120" w:before="120"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9">
      <w:pPr>
        <w:widowControl w:val="0"/>
        <w:shd w:fill="ffffff" w:val="clear"/>
        <w:spacing w:after="120" w:before="120"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A">
      <w:pPr>
        <w:widowControl w:val="0"/>
        <w:shd w:fill="ffffff" w:val="clear"/>
        <w:spacing w:after="120" w:before="120"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B">
      <w:pPr>
        <w:widowControl w:val="0"/>
        <w:shd w:fill="ffffff" w:val="clear"/>
        <w:spacing w:after="120" w:before="120"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C">
      <w:pPr>
        <w:pStyle w:val="Heading3"/>
        <w:keepNext w:val="0"/>
        <w:keepLines w:val="0"/>
        <w:widowControl w:val="0"/>
        <w:shd w:fill="ffffff" w:val="clear"/>
        <w:spacing w:after="140" w:before="140" w:line="240" w:lineRule="auto"/>
        <w:rPr>
          <w:rFonts w:ascii="Calibri" w:cs="Calibri" w:eastAsia="Calibri" w:hAnsi="Calibri"/>
          <w:b w:val="1"/>
          <w:bCs w:val="1"/>
          <w:color w:val="000000"/>
          <w:sz w:val="26"/>
          <w:szCs w:val="26"/>
          <w:highlight w:val="white"/>
        </w:rPr>
      </w:pPr>
      <w:bookmarkStart w:colFirst="0" w:colLast="0" w:name="_fg96ixx5hr0a" w:id="35"/>
      <w:bookmarkEnd w:id="35"/>
      <w:r w:rsidDel="00000000" w:rsidR="00000000" w:rsidRPr="00000000">
        <w:rPr>
          <w:rFonts w:ascii="Calibri" w:cs="Calibri" w:eastAsia="Calibri" w:hAnsi="Calibri"/>
          <w:b w:val="1"/>
          <w:bCs w:val="1"/>
          <w:color w:val="000000"/>
          <w:sz w:val="26"/>
          <w:szCs w:val="26"/>
          <w:highlight w:val="white"/>
          <w:rtl w:val="0"/>
        </w:rPr>
        <w:t xml:space="preserve"> </w:t>
      </w:r>
    </w:p>
    <w:p w:rsidR="00000000" w:rsidDel="00000000" w:rsidP="00000000" w:rsidRDefault="00000000" w:rsidRPr="00000000" w14:paraId="000000AD">
      <w:pPr>
        <w:pStyle w:val="Heading3"/>
        <w:keepNext w:val="0"/>
        <w:keepLines w:val="0"/>
        <w:widowControl w:val="0"/>
        <w:shd w:fill="ffffff" w:val="clear"/>
        <w:spacing w:after="140" w:before="140" w:line="240" w:lineRule="auto"/>
        <w:rPr>
          <w:rFonts w:ascii="Calibri" w:cs="Calibri" w:eastAsia="Calibri" w:hAnsi="Calibri"/>
          <w:b w:val="1"/>
          <w:bCs w:val="1"/>
          <w:color w:val="000000"/>
          <w:sz w:val="26"/>
          <w:szCs w:val="26"/>
          <w:highlight w:val="white"/>
        </w:rPr>
      </w:pPr>
      <w:bookmarkStart w:colFirst="0" w:colLast="0" w:name="_pgofb3iv9llj" w:id="36"/>
      <w:bookmarkEnd w:id="36"/>
      <w:r w:rsidDel="00000000" w:rsidR="00000000" w:rsidRPr="00000000">
        <w:rPr>
          <w:rtl w:val="0"/>
        </w:rPr>
      </w:r>
    </w:p>
    <w:p w:rsidR="00000000" w:rsidDel="00000000" w:rsidP="00000000" w:rsidRDefault="00000000" w:rsidRPr="00000000" w14:paraId="000000AE">
      <w:pPr>
        <w:pStyle w:val="Heading3"/>
        <w:keepNext w:val="0"/>
        <w:keepLines w:val="0"/>
        <w:widowControl w:val="0"/>
        <w:shd w:fill="ffffff" w:val="clear"/>
        <w:spacing w:after="140" w:before="140" w:line="240" w:lineRule="auto"/>
        <w:rPr>
          <w:rFonts w:ascii="Calibri" w:cs="Calibri" w:eastAsia="Calibri" w:hAnsi="Calibri"/>
          <w:b w:val="1"/>
          <w:bCs w:val="1"/>
          <w:color w:val="000000"/>
          <w:sz w:val="26"/>
          <w:szCs w:val="26"/>
          <w:highlight w:val="white"/>
        </w:rPr>
      </w:pPr>
      <w:bookmarkStart w:colFirst="0" w:colLast="0" w:name="_7v34mulaa4tw" w:id="37"/>
      <w:bookmarkEnd w:id="37"/>
      <w:r w:rsidDel="00000000" w:rsidR="00000000" w:rsidRPr="00000000">
        <w:rPr>
          <w:rtl w:val="0"/>
        </w:rPr>
      </w:r>
    </w:p>
    <w:p w:rsidR="00000000" w:rsidDel="00000000" w:rsidP="00000000" w:rsidRDefault="00000000" w:rsidRPr="00000000" w14:paraId="000000AF">
      <w:pPr>
        <w:pStyle w:val="Heading3"/>
        <w:keepNext w:val="0"/>
        <w:keepLines w:val="0"/>
        <w:widowControl w:val="0"/>
        <w:shd w:fill="ffffff" w:val="clear"/>
        <w:spacing w:after="140" w:before="140" w:line="240" w:lineRule="auto"/>
        <w:rPr>
          <w:rFonts w:ascii="Calibri" w:cs="Calibri" w:eastAsia="Calibri" w:hAnsi="Calibri"/>
          <w:b w:val="1"/>
          <w:bCs w:val="1"/>
          <w:color w:val="000000"/>
          <w:sz w:val="26"/>
          <w:szCs w:val="26"/>
          <w:highlight w:val="white"/>
        </w:rPr>
      </w:pPr>
      <w:bookmarkStart w:colFirst="0" w:colLast="0" w:name="_sqkwoz9kagqi" w:id="38"/>
      <w:bookmarkEnd w:id="38"/>
      <w:r w:rsidDel="00000000" w:rsidR="00000000" w:rsidRPr="00000000">
        <w:rPr>
          <w:rtl w:val="0"/>
        </w:rPr>
      </w:r>
    </w:p>
    <w:p w:rsidR="00000000" w:rsidDel="00000000" w:rsidP="00000000" w:rsidRDefault="00000000" w:rsidRPr="00000000" w14:paraId="000000B0">
      <w:pPr>
        <w:pStyle w:val="Heading3"/>
        <w:keepNext w:val="0"/>
        <w:keepLines w:val="0"/>
        <w:widowControl w:val="0"/>
        <w:shd w:fill="ffffff" w:val="clear"/>
        <w:spacing w:after="140" w:before="140" w:line="240" w:lineRule="auto"/>
        <w:rPr>
          <w:rFonts w:ascii="Calibri" w:cs="Calibri" w:eastAsia="Calibri" w:hAnsi="Calibri"/>
          <w:b w:val="1"/>
          <w:bCs w:val="1"/>
          <w:color w:val="000000"/>
          <w:sz w:val="26"/>
          <w:szCs w:val="26"/>
          <w:highlight w:val="white"/>
        </w:rPr>
      </w:pPr>
      <w:bookmarkStart w:colFirst="0" w:colLast="0" w:name="_7sux5d1g7ydg" w:id="39"/>
      <w:bookmarkEnd w:id="39"/>
      <w:r w:rsidDel="00000000" w:rsidR="00000000" w:rsidRPr="00000000">
        <w:rPr>
          <w:rtl w:val="0"/>
        </w:rPr>
      </w:r>
    </w:p>
    <w:p w:rsidR="00000000" w:rsidDel="00000000" w:rsidP="00000000" w:rsidRDefault="00000000" w:rsidRPr="00000000" w14:paraId="000000B1">
      <w:pPr>
        <w:pStyle w:val="Heading3"/>
        <w:keepNext w:val="0"/>
        <w:keepLines w:val="0"/>
        <w:widowControl w:val="0"/>
        <w:shd w:fill="ffffff" w:val="clear"/>
        <w:spacing w:after="140" w:before="140" w:line="240" w:lineRule="auto"/>
        <w:rPr>
          <w:rFonts w:ascii="Calibri" w:cs="Calibri" w:eastAsia="Calibri" w:hAnsi="Calibri"/>
          <w:i w:val="1"/>
          <w:iCs w:val="1"/>
          <w:color w:val="000000"/>
          <w:sz w:val="20"/>
          <w:szCs w:val="20"/>
          <w:highlight w:val="white"/>
        </w:rPr>
      </w:pPr>
      <w:bookmarkStart w:colFirst="0" w:colLast="0" w:name="_5avtilsvnae1" w:id="40"/>
      <w:bookmarkEnd w:id="40"/>
      <w:r w:rsidDel="00000000" w:rsidR="00000000" w:rsidRPr="00000000">
        <w:rPr>
          <w:rFonts w:ascii="Calibri" w:cs="Calibri" w:eastAsia="Calibri" w:hAnsi="Calibri"/>
          <w:i w:val="1"/>
          <w:iCs w:val="1"/>
          <w:color w:val="000000"/>
          <w:sz w:val="20"/>
          <w:szCs w:val="20"/>
          <w:highlight w:val="white"/>
          <w:rtl w:val="0"/>
        </w:rPr>
        <w:t xml:space="preserve">Figure 1 shows the overall schedule and sequence of activities for the ten-week implementation of the BCIT Carpool and Transit Match </w:t>
      </w:r>
      <w:commentRangeStart w:id="7"/>
      <w:r w:rsidDel="00000000" w:rsidR="00000000" w:rsidRPr="00000000">
        <w:rPr>
          <w:rFonts w:ascii="Calibri" w:cs="Calibri" w:eastAsia="Calibri" w:hAnsi="Calibri"/>
          <w:i w:val="1"/>
          <w:iCs w:val="1"/>
          <w:color w:val="000000"/>
          <w:sz w:val="20"/>
          <w:szCs w:val="20"/>
          <w:highlight w:val="white"/>
          <w:rtl w:val="0"/>
        </w:rPr>
        <w:t xml:space="preserve">App</w:t>
      </w:r>
      <w:commentRangeEnd w:id="7"/>
      <w:r w:rsidDel="00000000" w:rsidR="00000000" w:rsidRPr="00000000">
        <w:commentReference w:id="7"/>
      </w:r>
      <w:r w:rsidDel="00000000" w:rsidR="00000000" w:rsidRPr="00000000">
        <w:rPr>
          <w:rFonts w:ascii="Calibri" w:cs="Calibri" w:eastAsia="Calibri" w:hAnsi="Calibri"/>
          <w:i w:val="1"/>
          <w:iCs w:val="1"/>
          <w:color w:val="000000"/>
          <w:sz w:val="20"/>
          <w:szCs w:val="20"/>
          <w:highlight w:val="white"/>
          <w:rtl w:val="0"/>
        </w:rPr>
        <w:t xml:space="preserve">.</w:t>
      </w:r>
    </w:p>
    <w:p w:rsidR="00000000" w:rsidDel="00000000" w:rsidP="00000000" w:rsidRDefault="00000000" w:rsidRPr="00000000" w14:paraId="000000B2">
      <w:pPr>
        <w:pStyle w:val="Heading3"/>
        <w:keepNext w:val="0"/>
        <w:keepLines w:val="0"/>
        <w:widowControl w:val="0"/>
        <w:shd w:fill="ffffff" w:val="clear"/>
        <w:spacing w:after="140" w:before="140" w:line="240" w:lineRule="auto"/>
        <w:rPr>
          <w:rFonts w:ascii="Calibri" w:cs="Calibri" w:eastAsia="Calibri" w:hAnsi="Calibri"/>
          <w:b w:val="1"/>
          <w:bCs w:val="1"/>
          <w:color w:val="000000"/>
          <w:highlight w:val="white"/>
        </w:rPr>
      </w:pPr>
      <w:bookmarkStart w:colFirst="0" w:colLast="0" w:name="_mawd7gw0prlq" w:id="41"/>
      <w:bookmarkEnd w:id="41"/>
      <w:r w:rsidDel="00000000" w:rsidR="00000000" w:rsidRPr="00000000">
        <w:rPr>
          <w:rtl w:val="0"/>
        </w:rPr>
      </w:r>
    </w:p>
    <w:p w:rsidR="00000000" w:rsidDel="00000000" w:rsidP="00000000" w:rsidRDefault="00000000" w:rsidRPr="00000000" w14:paraId="000000B3">
      <w:pPr>
        <w:pStyle w:val="Heading2"/>
        <w:keepNext w:val="0"/>
        <w:keepLines w:val="0"/>
        <w:widowControl w:val="0"/>
        <w:shd w:fill="ffffff" w:val="clear"/>
        <w:spacing w:after="140" w:before="140" w:line="240" w:lineRule="auto"/>
        <w:rPr>
          <w:sz w:val="28"/>
          <w:szCs w:val="28"/>
        </w:rPr>
      </w:pPr>
      <w:bookmarkStart w:colFirst="0" w:colLast="0" w:name="_glop9uhkwj0f" w:id="42"/>
      <w:bookmarkEnd w:id="42"/>
      <w:r w:rsidDel="00000000" w:rsidR="00000000" w:rsidRPr="00000000">
        <w:rPr>
          <w:sz w:val="28"/>
          <w:szCs w:val="28"/>
          <w:rtl w:val="0"/>
        </w:rPr>
        <w:t xml:space="preserve">Weeks 1 – 2: Research and Planning</w:t>
      </w:r>
    </w:p>
    <w:p w:rsidR="00000000" w:rsidDel="00000000" w:rsidP="00000000" w:rsidRDefault="00000000" w:rsidRPr="00000000" w14:paraId="000000B4">
      <w:pPr>
        <w:widowControl w:val="0"/>
        <w:shd w:fill="ffffff" w:val="clear"/>
        <w:spacing w:after="120" w:before="12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project will begin with a comprehensive research phase to </w:t>
      </w:r>
      <w:commentRangeStart w:id="8"/>
      <w:r w:rsidDel="00000000" w:rsidR="00000000" w:rsidRPr="00000000">
        <w:rPr>
          <w:rFonts w:ascii="Calibri" w:cs="Calibri" w:eastAsia="Calibri" w:hAnsi="Calibri"/>
          <w:sz w:val="24"/>
          <w:szCs w:val="24"/>
          <w:highlight w:val="white"/>
          <w:rtl w:val="0"/>
        </w:rPr>
        <w:t xml:space="preserve">establish a data-driven foundation</w:t>
      </w:r>
      <w:commentRangeEnd w:id="8"/>
      <w:r w:rsidDel="00000000" w:rsidR="00000000" w:rsidRPr="00000000">
        <w:commentReference w:id="8"/>
      </w:r>
      <w:r w:rsidDel="00000000" w:rsidR="00000000" w:rsidRPr="00000000">
        <w:rPr>
          <w:rFonts w:ascii="Calibri" w:cs="Calibri" w:eastAsia="Calibri" w:hAnsi="Calibri"/>
          <w:sz w:val="24"/>
          <w:szCs w:val="24"/>
          <w:highlight w:val="white"/>
          <w:rtl w:val="0"/>
        </w:rPr>
        <w:t xml:space="preserve">. The team will gather information on student commuting patterns, parking demand, and traffic congestion at BCIT campuses. Existing carpool and public transit applications will be analyzed to identify best practices for interface design and feature integration. Technical requirements such as U-Pass BC validation, TransLink API connectivity, and route-matching logic will be confirmed. Key deliverables for this phase include a detailed research summary, finalized technical specifications, and an implementation checklist.</w:t>
      </w:r>
    </w:p>
    <w:p w:rsidR="00000000" w:rsidDel="00000000" w:rsidP="00000000" w:rsidRDefault="00000000" w:rsidRPr="00000000" w14:paraId="000000B5">
      <w:pPr>
        <w:widowControl w:val="0"/>
        <w:shd w:fill="ffffff" w:val="clear"/>
        <w:spacing w:after="120" w:before="120"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B6">
      <w:pPr>
        <w:pStyle w:val="Heading2"/>
        <w:keepNext w:val="0"/>
        <w:keepLines w:val="0"/>
        <w:widowControl w:val="0"/>
        <w:shd w:fill="ffffff" w:val="clear"/>
        <w:spacing w:after="140" w:before="140" w:line="240" w:lineRule="auto"/>
        <w:rPr>
          <w:sz w:val="28"/>
          <w:szCs w:val="28"/>
        </w:rPr>
      </w:pPr>
      <w:bookmarkStart w:colFirst="0" w:colLast="0" w:name="_2wq138vyua6v" w:id="43"/>
      <w:bookmarkEnd w:id="43"/>
      <w:r w:rsidDel="00000000" w:rsidR="00000000" w:rsidRPr="00000000">
        <w:rPr>
          <w:sz w:val="28"/>
          <w:szCs w:val="28"/>
          <w:rtl w:val="0"/>
        </w:rPr>
        <w:t xml:space="preserve">Weeks 3 – 4: Design and Drafting</w:t>
      </w:r>
    </w:p>
    <w:p w:rsidR="00000000" w:rsidDel="00000000" w:rsidP="00000000" w:rsidRDefault="00000000" w:rsidRPr="00000000" w14:paraId="000000B7">
      <w:pPr>
        <w:widowControl w:val="0"/>
        <w:shd w:fill="ffffff" w:val="clear"/>
        <w:spacing w:after="120" w:before="120" w:lin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Building on </w:t>
      </w:r>
      <w:ins w:author="Thorsten Ewald" w:id="13" w:date="2025-11-16T21:13:15Z">
        <w:r w:rsidDel="00000000" w:rsidR="00000000" w:rsidRPr="00000000">
          <w:rPr>
            <w:rFonts w:ascii="Calibri" w:cs="Calibri" w:eastAsia="Calibri" w:hAnsi="Calibri"/>
            <w:sz w:val="24"/>
            <w:szCs w:val="24"/>
            <w:highlight w:val="white"/>
            <w:rtl w:val="0"/>
          </w:rPr>
          <w:t xml:space="preserve">the </w:t>
        </w:r>
      </w:ins>
      <w:r w:rsidDel="00000000" w:rsidR="00000000" w:rsidRPr="00000000">
        <w:rPr>
          <w:rFonts w:ascii="Calibri" w:cs="Calibri" w:eastAsia="Calibri" w:hAnsi="Calibri"/>
          <w:sz w:val="24"/>
          <w:szCs w:val="24"/>
          <w:highlight w:val="white"/>
          <w:rtl w:val="0"/>
        </w:rPr>
        <w:t xml:space="preserve">research findings, the project team will develop comprehensive wireframes and high-fidelity mock-ups for mobile and web interfaces. Early-stage usability testing with representative users will ensure the designs are intuitive and accessible, incorporating feedback iteratively. Simultaneously, the technical blueprint, benefit analysis, and a detailed preliminary budget will be produced. By the end of the phase, the app’s architecture and visual language will be fully defined, setting a clear foundation for prototyping.</w:t>
      </w:r>
    </w:p>
    <w:p w:rsidR="00000000" w:rsidDel="00000000" w:rsidP="00000000" w:rsidRDefault="00000000" w:rsidRPr="00000000" w14:paraId="000000B8">
      <w:pPr>
        <w:pStyle w:val="Heading2"/>
        <w:keepNext w:val="0"/>
        <w:keepLines w:val="0"/>
        <w:widowControl w:val="0"/>
        <w:shd w:fill="ffffff" w:val="clear"/>
        <w:spacing w:after="140" w:before="260" w:line="240" w:lineRule="auto"/>
        <w:rPr>
          <w:sz w:val="28"/>
          <w:szCs w:val="28"/>
        </w:rPr>
      </w:pPr>
      <w:bookmarkStart w:colFirst="0" w:colLast="0" w:name="_1rbkhzwkmo36" w:id="44"/>
      <w:bookmarkEnd w:id="44"/>
      <w:r w:rsidDel="00000000" w:rsidR="00000000" w:rsidRPr="00000000">
        <w:rPr>
          <w:sz w:val="28"/>
          <w:szCs w:val="28"/>
          <w:rtl w:val="0"/>
        </w:rPr>
        <w:t xml:space="preserve">Weeks 5 – 6: Prototype Development</w:t>
      </w:r>
    </w:p>
    <w:p w:rsidR="00000000" w:rsidDel="00000000" w:rsidP="00000000" w:rsidRDefault="00000000" w:rsidRPr="00000000" w14:paraId="000000B9">
      <w:pPr>
        <w:widowControl w:val="0"/>
        <w:shd w:fill="ffffff" w:val="clear"/>
        <w:spacing w:after="120" w:before="120" w:line="240" w:lineRule="auto"/>
        <w:rPr>
          <w:rFonts w:ascii="Calibri" w:cs="Calibri" w:eastAsia="Calibri" w:hAnsi="Calibri"/>
          <w:sz w:val="24"/>
          <w:szCs w:val="24"/>
          <w:highlight w:val="white"/>
        </w:rPr>
      </w:pPr>
      <w:commentRangeStart w:id="9"/>
      <w:r w:rsidDel="00000000" w:rsidR="00000000" w:rsidRPr="00000000">
        <w:rPr>
          <w:rFonts w:ascii="Calibri" w:cs="Calibri" w:eastAsia="Calibri" w:hAnsi="Calibri"/>
          <w:sz w:val="24"/>
          <w:szCs w:val="24"/>
          <w:highlight w:val="white"/>
          <w:rtl w:val="0"/>
        </w:rPr>
        <w:t xml:space="preserve">This stage centers </w:t>
      </w:r>
      <w:commentRangeEnd w:id="9"/>
      <w:r w:rsidDel="00000000" w:rsidR="00000000" w:rsidRPr="00000000">
        <w:commentReference w:id="9"/>
      </w:r>
      <w:r w:rsidDel="00000000" w:rsidR="00000000" w:rsidRPr="00000000">
        <w:rPr>
          <w:rFonts w:ascii="Calibri" w:cs="Calibri" w:eastAsia="Calibri" w:hAnsi="Calibri"/>
          <w:sz w:val="24"/>
          <w:szCs w:val="24"/>
          <w:highlight w:val="white"/>
          <w:rtl w:val="0"/>
        </w:rPr>
        <w:t xml:space="preserve">on translating validated designs into a robust, interactive prototype. Essential features such as user registration, ride-matching logic, real-time route notifications, and integration with existing transit services will be implemented. Rigorous internal testing will assess system stability, data integrity, and cross-platform performance. Any identified issues will be systematically documented and addressed before external evaluation. The objective is to deliver a fully operational prototype, primed for real-world pilot testing.</w:t>
      </w:r>
      <w:r w:rsidDel="00000000" w:rsidR="00000000" w:rsidRPr="00000000">
        <w:rPr>
          <w:rtl w:val="0"/>
        </w:rPr>
      </w:r>
    </w:p>
    <w:p w:rsidR="00000000" w:rsidDel="00000000" w:rsidP="00000000" w:rsidRDefault="00000000" w:rsidRPr="00000000" w14:paraId="000000BA">
      <w:pPr>
        <w:pStyle w:val="Heading2"/>
        <w:pBdr>
          <w:top w:color="auto" w:space="0" w:sz="0" w:val="none"/>
          <w:left w:color="auto" w:space="0" w:sz="0" w:val="none"/>
          <w:bottom w:color="auto" w:space="0" w:sz="0" w:val="none"/>
          <w:right w:color="auto" w:space="0" w:sz="0" w:val="none"/>
          <w:between w:color="auto" w:space="0" w:sz="0" w:val="none"/>
        </w:pBdr>
        <w:rPr>
          <w:sz w:val="28"/>
          <w:szCs w:val="28"/>
        </w:rPr>
      </w:pPr>
      <w:bookmarkStart w:colFirst="0" w:colLast="0" w:name="_89m9qly0gu6" w:id="45"/>
      <w:bookmarkEnd w:id="45"/>
      <w:r w:rsidDel="00000000" w:rsidR="00000000" w:rsidRPr="00000000">
        <w:rPr>
          <w:sz w:val="28"/>
          <w:szCs w:val="28"/>
          <w:rtl w:val="0"/>
        </w:rPr>
        <w:t xml:space="preserve">Weeks 7– 8: Pilot Testing and Feedback</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 controlled pilot test will be launched with a select group of BCIT students and staff. Participants will use the app for real or simulated commutes, providing direct feedback on usability, scheduling accuracy, and safety features. Data collected will inform improvements in route optimization, interface design, and notification systems. Adjustments made during this stage will ensure the app performs reliably and meets the needs of the BCIT community.</w:t>
      </w:r>
    </w:p>
    <w:p w:rsidR="00000000" w:rsidDel="00000000" w:rsidP="00000000" w:rsidRDefault="00000000" w:rsidRPr="00000000" w14:paraId="000000BC">
      <w:pPr>
        <w:pStyle w:val="Heading2"/>
        <w:pBdr>
          <w:top w:color="auto" w:space="0" w:sz="0" w:val="none"/>
          <w:left w:color="auto" w:space="0" w:sz="0" w:val="none"/>
          <w:bottom w:color="auto" w:space="0" w:sz="0" w:val="none"/>
          <w:right w:color="auto" w:space="0" w:sz="0" w:val="none"/>
          <w:between w:color="auto" w:space="0" w:sz="0" w:val="none"/>
        </w:pBdr>
        <w:rPr>
          <w:sz w:val="28"/>
          <w:szCs w:val="28"/>
        </w:rPr>
      </w:pPr>
      <w:bookmarkStart w:colFirst="0" w:colLast="0" w:name="_uk9o32pdb169" w:id="46"/>
      <w:bookmarkEnd w:id="46"/>
      <w:r w:rsidDel="00000000" w:rsidR="00000000" w:rsidRPr="00000000">
        <w:rPr>
          <w:sz w:val="28"/>
          <w:szCs w:val="28"/>
          <w:rtl w:val="0"/>
        </w:rPr>
        <w:t xml:space="preserve">Week 9: Final Refinements and Data Analytics Setup</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After incorporating pilot feedback, the team will finalize the interface design, streamline navigation, and verify system security. Data tracking and analytics dashboards will be developed for BCIT administrators to monitor ride activity, participation rates, and estimated carbon savings. Training materials, including quick-start guides and administrative manuals, will be produced to support a smooth rollout.</w:t>
      </w:r>
    </w:p>
    <w:p w:rsidR="00000000" w:rsidDel="00000000" w:rsidP="00000000" w:rsidRDefault="00000000" w:rsidRPr="00000000" w14:paraId="000000BE">
      <w:pPr>
        <w:pStyle w:val="Heading2"/>
        <w:pBdr>
          <w:top w:color="auto" w:space="0" w:sz="0" w:val="none"/>
          <w:left w:color="auto" w:space="0" w:sz="0" w:val="none"/>
          <w:bottom w:color="auto" w:space="0" w:sz="0" w:val="none"/>
          <w:right w:color="auto" w:space="0" w:sz="0" w:val="none"/>
          <w:between w:color="auto" w:space="0" w:sz="0" w:val="none"/>
        </w:pBdr>
        <w:rPr>
          <w:sz w:val="28"/>
          <w:szCs w:val="28"/>
        </w:rPr>
      </w:pPr>
      <w:bookmarkStart w:colFirst="0" w:colLast="0" w:name="_di933gwjtvmv" w:id="47"/>
      <w:bookmarkEnd w:id="47"/>
      <w:r w:rsidDel="00000000" w:rsidR="00000000" w:rsidRPr="00000000">
        <w:rPr>
          <w:sz w:val="28"/>
          <w:szCs w:val="28"/>
          <w:rtl w:val="0"/>
        </w:rPr>
        <w:t xml:space="preserve">W</w:t>
      </w:r>
      <w:r w:rsidDel="00000000" w:rsidR="00000000" w:rsidRPr="00000000">
        <w:rPr>
          <w:sz w:val="28"/>
          <w:szCs w:val="28"/>
          <w:rtl w:val="0"/>
        </w:rPr>
        <w:t xml:space="preserve">eek 10: Launch Preparation and Proposal Finalization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final phase will prepare the system for presentation and future expansion. The final proposal will compile technical documentation, user feedback, and pilot results. A formal presentation will be delivered to BCIT administration, highlighting sustainability outcomes, implementation logistics, and long-term maintenance strategies. Upon approval, the app will be ready for full-scale deployment across all BCIT campuses.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C4">
            <w:pPr>
              <w:pStyle w:val="Heading1"/>
              <w:widowControl w:val="0"/>
              <w:shd w:fill="ffffff" w:val="clear"/>
              <w:spacing w:after="240" w:before="240" w:line="240" w:lineRule="auto"/>
              <w:rPr>
                <w:sz w:val="32"/>
                <w:szCs w:val="32"/>
              </w:rPr>
            </w:pPr>
            <w:bookmarkStart w:colFirst="0" w:colLast="0" w:name="_yvtl2gjkfa0e" w:id="48"/>
            <w:bookmarkEnd w:id="48"/>
            <w:r w:rsidDel="00000000" w:rsidR="00000000" w:rsidRPr="00000000">
              <w:rPr>
                <w:sz w:val="32"/>
                <w:szCs w:val="32"/>
                <w:rtl w:val="0"/>
              </w:rPr>
              <w:t xml:space="preserve">BUDGET / COSTS</w:t>
            </w:r>
          </w:p>
        </w:tc>
      </w:tr>
    </w:tbl>
    <w:p w:rsidR="00000000" w:rsidDel="00000000" w:rsidP="00000000" w:rsidRDefault="00000000" w:rsidRPr="00000000" w14:paraId="000000C5">
      <w:pPr>
        <w:widowControl w:val="0"/>
        <w:shd w:fill="ffffff" w:val="clear"/>
        <w:spacing w:after="240" w:before="240" w:line="240" w:lineRule="auto"/>
        <w:ind w:left="0" w:firstLine="0"/>
        <w:rPr>
          <w:sz w:val="32"/>
          <w:szCs w:val="32"/>
        </w:rPr>
      </w:pPr>
      <w:r w:rsidDel="00000000" w:rsidR="00000000" w:rsidRPr="00000000">
        <w:rPr>
          <w:rtl w:val="0"/>
        </w:rPr>
      </w:r>
    </w:p>
    <w:p w:rsidR="00000000" w:rsidDel="00000000" w:rsidP="00000000" w:rsidRDefault="00000000" w:rsidRPr="00000000" w14:paraId="000000C6">
      <w:pPr>
        <w:widowControl w:val="0"/>
        <w:shd w:fill="ffffff" w:val="clear"/>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budget, shown in Table 1, outlines the estimated costs for developing and launching the BCIT Carpool &amp; Transit Match App. The budget includes expenses for app development, platform hosting, student engagement, pilot testing, and promotional activities. It is based on average wage expectations for software developers, designers, and outreach personnel in British Columbia </w:t>
      </w:r>
      <w:r w:rsidDel="00000000" w:rsidR="00000000" w:rsidRPr="00000000">
        <w:rPr>
          <w:rFonts w:ascii="Calibri" w:cs="Calibri" w:eastAsia="Calibri" w:hAnsi="Calibri"/>
          <w:i w:val="1"/>
          <w:iCs w:val="1"/>
          <w:sz w:val="24"/>
          <w:szCs w:val="24"/>
          <w:rtl w:val="0"/>
        </w:rPr>
        <w:t xml:space="preserve">(PayScale, n.d.)</w:t>
      </w:r>
      <w:r w:rsidDel="00000000" w:rsidR="00000000" w:rsidRPr="00000000">
        <w:rPr>
          <w:rFonts w:ascii="Calibri" w:cs="Calibri" w:eastAsia="Calibri" w:hAnsi="Calibri"/>
          <w:sz w:val="24"/>
          <w:szCs w:val="24"/>
          <w:rtl w:val="0"/>
        </w:rPr>
        <w:t xml:space="preserve"> (see Appendix A for details). A 10% contingency fund has been included to account for unexpected costs such as technical adjustments, extended testing, or additional outreach efforts.</w:t>
      </w:r>
    </w:p>
    <w:p w:rsidR="00000000" w:rsidDel="00000000" w:rsidP="00000000" w:rsidRDefault="00000000" w:rsidRPr="00000000" w14:paraId="000000C7">
      <w:pPr>
        <w:widowControl w:val="0"/>
        <w:shd w:fill="ffffff" w:val="clear"/>
        <w:spacing w:after="240" w:before="240" w:line="240" w:lineRule="auto"/>
        <w:ind w:left="0" w:firstLine="0"/>
        <w:rPr>
          <w:rFonts w:ascii="Calibri" w:cs="Calibri" w:eastAsia="Calibri" w:hAnsi="Calibri"/>
          <w:color w:val="666666"/>
          <w:sz w:val="24"/>
          <w:szCs w:val="24"/>
        </w:rPr>
      </w:pPr>
      <w:r w:rsidDel="00000000" w:rsidR="00000000" w:rsidRPr="00000000">
        <w:rPr>
          <w:rtl w:val="0"/>
        </w:rPr>
      </w:r>
    </w:p>
    <w:p w:rsidR="00000000" w:rsidDel="00000000" w:rsidP="00000000" w:rsidRDefault="00000000" w:rsidRPr="00000000" w14:paraId="000000C8">
      <w:pPr>
        <w:pStyle w:val="Heading2"/>
        <w:widowControl w:val="0"/>
        <w:shd w:fill="ffffff" w:val="clear"/>
        <w:spacing w:after="240" w:before="240" w:line="240" w:lineRule="auto"/>
        <w:rPr>
          <w:b w:val="1"/>
          <w:bCs w:val="1"/>
          <w:i w:val="1"/>
          <w:iCs w:val="1"/>
          <w:color w:val="666666"/>
          <w:sz w:val="22"/>
          <w:szCs w:val="22"/>
        </w:rPr>
      </w:pPr>
      <w:bookmarkStart w:colFirst="0" w:colLast="0" w:name="_69n6hbdkncp7" w:id="49"/>
      <w:bookmarkEnd w:id="49"/>
      <w:r w:rsidDel="00000000" w:rsidR="00000000" w:rsidRPr="00000000">
        <w:rPr>
          <w:b w:val="1"/>
          <w:bCs w:val="1"/>
          <w:i w:val="1"/>
          <w:iCs w:val="1"/>
          <w:color w:val="666666"/>
          <w:sz w:val="22"/>
          <w:szCs w:val="22"/>
          <w:rtl w:val="0"/>
        </w:rPr>
        <w:t xml:space="preserve">Table 1: Budget of the Project in </w:t>
      </w:r>
      <w:r w:rsidDel="00000000" w:rsidR="00000000" w:rsidRPr="00000000">
        <w:rPr>
          <w:b w:val="1"/>
          <w:bCs w:val="1"/>
          <w:i w:val="1"/>
          <w:iCs w:val="1"/>
          <w:color w:val="666666"/>
          <w:sz w:val="22"/>
          <w:szCs w:val="22"/>
          <w:rtl w:val="0"/>
        </w:rPr>
        <w:t xml:space="preserve">Detail</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045"/>
        <w:gridCol w:w="3120"/>
        <w:tblGridChange w:id="0">
          <w:tblGrid>
            <w:gridCol w:w="3195"/>
            <w:gridCol w:w="3045"/>
            <w:gridCol w:w="312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Category</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 &amp; Justification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Estimated </w:t>
            </w:r>
            <w:r w:rsidDel="00000000" w:rsidR="00000000" w:rsidRPr="00000000">
              <w:rPr>
                <w:rFonts w:ascii="Calibri" w:cs="Calibri" w:eastAsia="Calibri" w:hAnsi="Calibri"/>
                <w:b w:val="1"/>
                <w:bCs w:val="1"/>
                <w:sz w:val="24"/>
                <w:szCs w:val="24"/>
                <w:rtl w:val="0"/>
              </w:rPr>
              <w:t xml:space="preserve">Cost</w:t>
            </w:r>
            <w:r w:rsidDel="00000000" w:rsidR="00000000" w:rsidRPr="00000000">
              <w:rPr>
                <w:rFonts w:ascii="Calibri" w:cs="Calibri" w:eastAsia="Calibri" w:hAnsi="Calibri"/>
                <w:b w:val="1"/>
                <w:bCs w:val="1"/>
                <w:sz w:val="24"/>
                <w:szCs w:val="24"/>
                <w:rtl w:val="0"/>
              </w:rPr>
              <w:t xml:space="preserve"> (CAD)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 Development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Covers front-end/back-end developers, UI/UX designers, QA testers; includes design to deployment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$25,000 – $40,000</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Platform Licensing &amp; Hosting</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Cloud hosting, domain, and maintenance for secure, reliable performance Cloud hosting, domain, and maintenance for secure, reliable performance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right="2.244094488188466"/>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 – $5,000 annually</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 Surveys &amp; Focus Groups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Incentives and tools to gather insights on student commuting habits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240" w:before="0" w:lin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$500 – $1,000</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7480314960878"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Pilot Testing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deployment, performance monitoring, and feedback collection across campuses</w:t>
            </w:r>
          </w:p>
        </w:tc>
        <w:tc>
          <w:tcPr>
            <w:tcBorders>
              <w:top w:color="000000" w:space="0" w:sz="6" w:val="single"/>
              <w:left w:color="000000" w:space="0" w:sz="6" w:val="single"/>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0" w:line="24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 – $2,000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Marketing &amp;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Posters, digital ads, launch events, and student ambassador stipends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$1,500 – $3,000</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Incentive Program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Rewards (e.g., gift cards) to encourage carpooling and transit use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$2,000 – $5,000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Contingency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Buffer for unexpected technical or operational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0" w:right="-66.37795275590577"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Change w:author="Thorsten Ewald" w:id="14" w:date="2025-11-16T21:15:49Z">
                  <w:rPr>
                    <w:rFonts w:ascii="Calibri" w:cs="Calibri" w:eastAsia="Calibri" w:hAnsi="Calibri"/>
                    <w:sz w:val="24"/>
                    <w:szCs w:val="24"/>
                  </w:rPr>
                </w:rPrChange>
              </w:rPr>
            </w:pPr>
            <w:r w:rsidDel="00000000" w:rsidR="00000000" w:rsidRPr="00000000">
              <w:rPr>
                <w:rFonts w:ascii="Calibri" w:cs="Calibri" w:eastAsia="Calibri" w:hAnsi="Calibri"/>
                <w:b w:val="1"/>
                <w:bCs w:val="1"/>
                <w:sz w:val="24"/>
                <w:szCs w:val="24"/>
                <w:rtl w:val="0"/>
                <w:rPrChange w:author="Thorsten Ewald" w:id="14" w:date="2025-11-16T21:15:49Z">
                  <w:rPr>
                    <w:rFonts w:ascii="Calibri" w:cs="Calibri" w:eastAsia="Calibri" w:hAnsi="Calibri"/>
                    <w:sz w:val="24"/>
                    <w:szCs w:val="24"/>
                  </w:rPr>
                </w:rPrChange>
              </w:rPr>
              <w:t xml:space="preserve">Total Estimated Budget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Comprehensive, flexible, and scalable budget for development and rollout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Change w:author="Thorsten Ewald" w:id="15" w:date="2025-11-16T21:15:46Z">
                  <w:rPr>
                    <w:rFonts w:ascii="Calibri" w:cs="Calibri" w:eastAsia="Calibri" w:hAnsi="Calibri"/>
                    <w:sz w:val="24"/>
                    <w:szCs w:val="24"/>
                  </w:rPr>
                </w:rPrChang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Change w:author="Thorsten Ewald" w:id="15" w:date="2025-11-16T21:15:46Z">
                  <w:rPr>
                    <w:rFonts w:ascii="Calibri" w:cs="Calibri" w:eastAsia="Calibri" w:hAnsi="Calibri"/>
                    <w:sz w:val="24"/>
                    <w:szCs w:val="24"/>
                  </w:rPr>
                </w:rPrChange>
              </w:rPr>
              <w:t xml:space="preserve"> $34,000 – $61,</w:t>
            </w:r>
            <w:commentRangeStart w:id="10"/>
            <w:r w:rsidDel="00000000" w:rsidR="00000000" w:rsidRPr="00000000">
              <w:rPr>
                <w:rFonts w:ascii="Calibri" w:cs="Calibri" w:eastAsia="Calibri" w:hAnsi="Calibri"/>
                <w:b w:val="1"/>
                <w:bCs w:val="1"/>
                <w:sz w:val="24"/>
                <w:szCs w:val="24"/>
                <w:rtl w:val="0"/>
                <w:rPrChange w:author="Thorsten Ewald" w:id="15" w:date="2025-11-16T21:15:46Z">
                  <w:rPr>
                    <w:rFonts w:ascii="Calibri" w:cs="Calibri" w:eastAsia="Calibri" w:hAnsi="Calibri"/>
                    <w:sz w:val="24"/>
                    <w:szCs w:val="24"/>
                  </w:rPr>
                </w:rPrChange>
              </w:rPr>
              <w:t xml:space="preserve">000</w:t>
            </w:r>
            <w:commentRangeEnd w:id="10"/>
            <w:r w:rsidDel="00000000" w:rsidR="00000000" w:rsidRPr="00000000">
              <w:commentReference w:id="10"/>
            </w:r>
            <w:r w:rsidDel="00000000" w:rsidR="00000000" w:rsidRPr="00000000">
              <w:rPr>
                <w:rtl w:val="0"/>
              </w:rPr>
            </w:r>
          </w:p>
        </w:tc>
      </w:tr>
    </w:tbl>
    <w:p w:rsidR="00000000" w:rsidDel="00000000" w:rsidP="00000000" w:rsidRDefault="00000000" w:rsidRPr="00000000" w14:paraId="000000E7">
      <w:pPr>
        <w:widowControl w:val="0"/>
        <w:shd w:fill="ffffff" w:val="clear"/>
        <w:spacing w:after="240" w:before="240" w:line="240" w:lineRule="auto"/>
        <w:ind w:left="0" w:firstLine="0"/>
        <w:rPr>
          <w:rFonts w:ascii="Calibri" w:cs="Calibri" w:eastAsia="Calibri" w:hAnsi="Calibri"/>
          <w:b w:val="1"/>
          <w:bCs w:val="1"/>
          <w:i w:val="1"/>
          <w:iCs w:val="1"/>
          <w:color w:val="666666"/>
          <w:sz w:val="24"/>
          <w:szCs w:val="24"/>
        </w:rPr>
      </w:pPr>
      <w:r w:rsidDel="00000000" w:rsidR="00000000" w:rsidRPr="00000000">
        <w:rPr>
          <w:rtl w:val="0"/>
        </w:rPr>
      </w:r>
    </w:p>
    <w:p w:rsidR="00000000" w:rsidDel="00000000" w:rsidP="00000000" w:rsidRDefault="00000000" w:rsidRPr="00000000" w14:paraId="000000E8">
      <w:pPr>
        <w:widowControl w:val="0"/>
        <w:shd w:fill="ffffff" w:val="clear"/>
        <w:spacing w:after="240" w:before="240" w:line="240" w:lineRule="auto"/>
        <w:ind w:left="0" w:firstLine="0"/>
        <w:rPr>
          <w:rFonts w:ascii="Calibri" w:cs="Calibri" w:eastAsia="Calibri" w:hAnsi="Calibri"/>
          <w:b w:val="1"/>
          <w:bCs w:val="1"/>
          <w:i w:val="1"/>
          <w:iCs w:val="1"/>
          <w:color w:val="666666"/>
          <w:sz w:val="24"/>
          <w:szCs w:val="24"/>
        </w:rPr>
      </w:pPr>
      <w:r w:rsidDel="00000000" w:rsidR="00000000" w:rsidRPr="00000000">
        <w:rPr>
          <w:rtl w:val="0"/>
        </w:rPr>
      </w:r>
    </w:p>
    <w:p w:rsidR="00000000" w:rsidDel="00000000" w:rsidP="00000000" w:rsidRDefault="00000000" w:rsidRPr="00000000" w14:paraId="000000E9">
      <w:pPr>
        <w:pStyle w:val="Heading1"/>
        <w:widowControl w:val="0"/>
        <w:shd w:fill="ffffff" w:val="clear"/>
        <w:spacing w:after="240" w:before="240" w:line="240" w:lineRule="auto"/>
        <w:rPr>
          <w:sz w:val="32"/>
          <w:szCs w:val="32"/>
        </w:rPr>
      </w:pPr>
      <w:bookmarkStart w:colFirst="0" w:colLast="0" w:name="_ary1b1eo6sox" w:id="50"/>
      <w:bookmarkEnd w:id="50"/>
      <w:r w:rsidDel="00000000" w:rsidR="00000000" w:rsidRPr="00000000">
        <w:rPr>
          <w:rtl w:val="0"/>
        </w:rPr>
      </w:r>
    </w:p>
    <w:tbl>
      <w:tblPr>
        <w:tblStyle w:val="Table1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EA">
            <w:pPr>
              <w:pStyle w:val="Heading1"/>
              <w:widowControl w:val="0"/>
              <w:shd w:fill="ffffff" w:val="clear"/>
              <w:spacing w:after="240" w:before="240" w:line="240" w:lineRule="auto"/>
              <w:rPr>
                <w:sz w:val="32"/>
                <w:szCs w:val="32"/>
              </w:rPr>
            </w:pPr>
            <w:bookmarkStart w:colFirst="0" w:colLast="0" w:name="_kh4k684lzxfr" w:id="51"/>
            <w:bookmarkEnd w:id="51"/>
            <w:r w:rsidDel="00000000" w:rsidR="00000000" w:rsidRPr="00000000">
              <w:rPr>
                <w:sz w:val="32"/>
                <w:szCs w:val="32"/>
                <w:rtl w:val="0"/>
              </w:rPr>
              <w:t xml:space="preserve"> </w:t>
            </w:r>
            <w:r w:rsidDel="00000000" w:rsidR="00000000" w:rsidRPr="00000000">
              <w:rPr>
                <w:sz w:val="32"/>
                <w:szCs w:val="32"/>
                <w:highlight w:val="white"/>
                <w:rtl w:val="0"/>
              </w:rPr>
              <w:t xml:space="preserve">CONCLUSIONS </w:t>
            </w:r>
            <w:r w:rsidDel="00000000" w:rsidR="00000000" w:rsidRPr="00000000">
              <w:rPr>
                <w:rtl w:val="0"/>
              </w:rPr>
            </w:r>
          </w:p>
        </w:tc>
      </w:tr>
    </w:tbl>
    <w:p w:rsidR="00000000" w:rsidDel="00000000" w:rsidP="00000000" w:rsidRDefault="00000000" w:rsidRPr="00000000" w14:paraId="000000EB">
      <w:pPr>
        <w:widowControl w:val="0"/>
        <w:shd w:fill="ffffff" w:val="clear"/>
        <w:spacing w:after="240" w:before="240" w:line="240" w:lineRule="auto"/>
        <w:ind w:left="0" w:firstLine="0"/>
        <w:rPr>
          <w:rFonts w:ascii="Calibri" w:cs="Calibri" w:eastAsia="Calibri" w:hAnsi="Calibri"/>
          <w:color w:val="1c4587"/>
          <w:sz w:val="20"/>
          <w:szCs w:val="20"/>
        </w:rPr>
      </w:pPr>
      <w:r w:rsidDel="00000000" w:rsidR="00000000" w:rsidRPr="00000000">
        <w:rPr>
          <w:rtl w:val="0"/>
        </w:rPr>
      </w:r>
    </w:p>
    <w:p w:rsidR="00000000" w:rsidDel="00000000" w:rsidP="00000000" w:rsidRDefault="00000000" w:rsidRPr="00000000" w14:paraId="000000EC">
      <w:pPr>
        <w:spacing w:after="240" w:before="240" w:lineRule="auto"/>
        <w:rPr>
          <w:rFonts w:ascii="Calibri" w:cs="Calibri" w:eastAsia="Calibri" w:hAnsi="Calibri"/>
          <w:sz w:val="24"/>
          <w:szCs w:val="24"/>
          <w:highlight w:val="white"/>
        </w:rPr>
      </w:pPr>
      <w:del w:author="Thorsten Ewald" w:id="16" w:date="2025-11-16T21:16:17Z">
        <w:r w:rsidDel="00000000" w:rsidR="00000000" w:rsidRPr="00000000">
          <w:rPr>
            <w:rFonts w:ascii="Calibri" w:cs="Calibri" w:eastAsia="Calibri" w:hAnsi="Calibri"/>
            <w:sz w:val="24"/>
            <w:szCs w:val="24"/>
            <w:highlight w:val="white"/>
            <w:rtl w:val="0"/>
          </w:rPr>
          <w:delText xml:space="preserve">The findings in this report confirm that </w:delText>
        </w:r>
      </w:del>
      <w:r w:rsidDel="00000000" w:rsidR="00000000" w:rsidRPr="00000000">
        <w:rPr>
          <w:rFonts w:ascii="Calibri" w:cs="Calibri" w:eastAsia="Calibri" w:hAnsi="Calibri"/>
          <w:sz w:val="24"/>
          <w:szCs w:val="24"/>
          <w:highlight w:val="white"/>
          <w:rtl w:val="0"/>
        </w:rPr>
        <w:t xml:space="preserve">BCIT continues to face significant commuting challenges due to limited parking availability, rising travel costs, and the absence of a unified ride-sharing and transit coordination system. Research demonstrates that digital mobility platforms are effective in reducing congestion, lowering transportation expenses, and supporting sustainable commuting practices.</w:t>
      </w:r>
    </w:p>
    <w:p w:rsidR="00000000" w:rsidDel="00000000" w:rsidP="00000000" w:rsidRDefault="00000000" w:rsidRPr="00000000" w14:paraId="000000ED">
      <w:pPr>
        <w:spacing w:after="240" w:befor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proposed BCIT Carpool &amp; Transit Match App provides a direct and practical solution to these issues. Through secure student verification, route and schedule matching, and full integration with TransLink and U-Pass systems, the platform enables students to share rides efficiently while promoting environmentally responsible travel. Its built-in data analytics will allow BCIT to monitor ride activity, parking demand, and emission reductions with measurable precision.</w:t>
      </w:r>
    </w:p>
    <w:p w:rsidR="00000000" w:rsidDel="00000000" w:rsidP="00000000" w:rsidRDefault="00000000" w:rsidRPr="00000000" w14:paraId="000000EE">
      <w:pPr>
        <w:spacing w:after="240" w:befor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project’s structured ten-week implementation plan confirms its feasibility and alignment with institutional goals. The app offers clear, evidence-based benefits including reduced parking congestion, lower student commuting costs, improved connectivity within the student community, and strong support for BCIT’s Transportation Demand Management (TDM) Plan and sustainability objectives.</w:t>
      </w:r>
    </w:p>
    <w:p w:rsidR="00000000" w:rsidDel="00000000" w:rsidP="00000000" w:rsidRDefault="00000000" w:rsidRPr="00000000" w14:paraId="000000EF">
      <w:pPr>
        <w:spacing w:after="240" w:befor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Together, these outcomes demonstrate that the BCIT Carpool &amp; Transit Match App will make commuting more efficient, less costly, more connected, and environmentally responsible for the entire BCIT community.</w:t>
      </w:r>
      <w:r w:rsidDel="00000000" w:rsidR="00000000" w:rsidRPr="00000000">
        <w:rPr>
          <w:rtl w:val="0"/>
        </w:rPr>
      </w:r>
    </w:p>
    <w:p w:rsidR="00000000" w:rsidDel="00000000" w:rsidP="00000000" w:rsidRDefault="00000000" w:rsidRPr="00000000" w14:paraId="000000F0">
      <w:pPr>
        <w:pStyle w:val="Heading1"/>
        <w:widowControl w:val="0"/>
        <w:shd w:fill="ffffff" w:val="clear"/>
        <w:spacing w:after="240" w:before="240" w:line="240" w:lineRule="auto"/>
        <w:rPr>
          <w:sz w:val="32"/>
          <w:szCs w:val="32"/>
        </w:rPr>
      </w:pPr>
      <w:bookmarkStart w:colFirst="0" w:colLast="0" w:name="_x67cd87u9wj9" w:id="52"/>
      <w:bookmarkEnd w:id="52"/>
      <w:r w:rsidDel="00000000" w:rsidR="00000000" w:rsidRPr="00000000">
        <w:rPr>
          <w:rtl w:val="0"/>
        </w:rPr>
      </w:r>
    </w:p>
    <w:tbl>
      <w:tblPr>
        <w:tblStyle w:val="Table1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F1">
            <w:pPr>
              <w:pStyle w:val="Heading1"/>
              <w:widowControl w:val="0"/>
              <w:shd w:fill="ffffff" w:val="clear"/>
              <w:spacing w:after="240" w:before="240" w:line="240" w:lineRule="auto"/>
              <w:rPr>
                <w:sz w:val="32"/>
                <w:szCs w:val="32"/>
              </w:rPr>
            </w:pPr>
            <w:bookmarkStart w:colFirst="0" w:colLast="0" w:name="_ku0ouukf4ezz" w:id="53"/>
            <w:bookmarkEnd w:id="53"/>
            <w:r w:rsidDel="00000000" w:rsidR="00000000" w:rsidRPr="00000000">
              <w:rPr>
                <w:sz w:val="32"/>
                <w:szCs w:val="32"/>
                <w:rtl w:val="0"/>
              </w:rPr>
              <w:t xml:space="preserve"> </w:t>
            </w:r>
            <w:r w:rsidDel="00000000" w:rsidR="00000000" w:rsidRPr="00000000">
              <w:rPr>
                <w:sz w:val="32"/>
                <w:szCs w:val="32"/>
                <w:highlight w:val="white"/>
                <w:rtl w:val="0"/>
              </w:rPr>
              <w:t xml:space="preserve">RECOMMENDATIONS </w:t>
            </w:r>
            <w:r w:rsidDel="00000000" w:rsidR="00000000" w:rsidRPr="00000000">
              <w:rPr>
                <w:rtl w:val="0"/>
              </w:rPr>
            </w:r>
          </w:p>
        </w:tc>
      </w:tr>
    </w:tbl>
    <w:p w:rsidR="00000000" w:rsidDel="00000000" w:rsidP="00000000" w:rsidRDefault="00000000" w:rsidRPr="00000000" w14:paraId="000000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spacing w:after="240" w:before="240" w:lineRule="auto"/>
        <w:rPr>
          <w:rFonts w:ascii="Calibri" w:cs="Calibri" w:eastAsia="Calibri" w:hAnsi="Calibri"/>
          <w:sz w:val="24"/>
          <w:szCs w:val="24"/>
          <w:highlight w:val="white"/>
        </w:rPr>
      </w:pPr>
      <w:ins w:author="Thorsten Ewald" w:id="17" w:date="2025-11-16T21:16:37Z">
        <w:r w:rsidDel="00000000" w:rsidR="00000000" w:rsidRPr="00000000">
          <w:rPr>
            <w:rFonts w:ascii="Calibri" w:cs="Calibri" w:eastAsia="Calibri" w:hAnsi="Calibri"/>
            <w:sz w:val="24"/>
            <w:szCs w:val="24"/>
            <w:highlight w:val="white"/>
            <w:rtl w:val="0"/>
            <w:rPrChange w:author="Thorsten Ewald" w:id="18" w:date="2025-11-16T21:16:37Z">
              <w:rPr>
                <w:rFonts w:ascii="Calibri" w:cs="Calibri" w:eastAsia="Calibri" w:hAnsi="Calibri"/>
                <w:sz w:val="24"/>
                <w:szCs w:val="24"/>
              </w:rPr>
            </w:rPrChange>
          </w:rPr>
          <w:t xml:space="preserve">We</w:t>
        </w:r>
      </w:ins>
      <w:del w:author="Thorsten Ewald" w:id="17" w:date="2025-11-16T21:16:37Z">
        <w:r w:rsidDel="00000000" w:rsidR="00000000" w:rsidRPr="00000000">
          <w:rPr>
            <w:rFonts w:ascii="Calibri" w:cs="Calibri" w:eastAsia="Calibri" w:hAnsi="Calibri"/>
            <w:sz w:val="24"/>
            <w:szCs w:val="24"/>
            <w:highlight w:val="white"/>
            <w:rtl w:val="0"/>
            <w:rPrChange w:author="Thorsten Ewald" w:id="18" w:date="2025-11-16T21:16:37Z">
              <w:rPr>
                <w:rFonts w:ascii="Calibri" w:cs="Calibri" w:eastAsia="Calibri" w:hAnsi="Calibri"/>
                <w:sz w:val="24"/>
                <w:szCs w:val="24"/>
                <w:highlight w:val="white"/>
              </w:rPr>
            </w:rPrChange>
          </w:rPr>
          <w:delText xml:space="preserve">It is</w:delText>
        </w:r>
      </w:del>
      <w:r w:rsidDel="00000000" w:rsidR="00000000" w:rsidRPr="00000000">
        <w:rPr>
          <w:rFonts w:ascii="Calibri" w:cs="Calibri" w:eastAsia="Calibri" w:hAnsi="Calibri"/>
          <w:sz w:val="24"/>
          <w:szCs w:val="24"/>
          <w:highlight w:val="white"/>
          <w:rtl w:val="0"/>
        </w:rPr>
        <w:t xml:space="preserve"> recommend</w:t>
      </w:r>
      <w:del w:author="Thorsten Ewald" w:id="19" w:date="2025-11-16T21:16:41Z">
        <w:r w:rsidDel="00000000" w:rsidR="00000000" w:rsidRPr="00000000">
          <w:rPr>
            <w:rFonts w:ascii="Calibri" w:cs="Calibri" w:eastAsia="Calibri" w:hAnsi="Calibri"/>
            <w:sz w:val="24"/>
            <w:szCs w:val="24"/>
            <w:highlight w:val="white"/>
            <w:rtl w:val="0"/>
          </w:rPr>
          <w:delText xml:space="preserve">ed</w:delText>
        </w:r>
      </w:del>
      <w:r w:rsidDel="00000000" w:rsidR="00000000" w:rsidRPr="00000000">
        <w:rPr>
          <w:rFonts w:ascii="Calibri" w:cs="Calibri" w:eastAsia="Calibri" w:hAnsi="Calibri"/>
          <w:sz w:val="24"/>
          <w:szCs w:val="24"/>
          <w:highlight w:val="white"/>
          <w:rtl w:val="0"/>
        </w:rPr>
        <w:t xml:space="preserve"> that BCIT administration approve and fund the development of the BCIT Carpool &amp; Transit Match App to begin </w:t>
      </w:r>
      <w:ins w:author="Thorsten Ewald" w:id="20" w:date="2025-11-16T21:17:38Z">
        <w:r w:rsidDel="00000000" w:rsidR="00000000" w:rsidRPr="00000000">
          <w:rPr>
            <w:rFonts w:ascii="Calibri" w:cs="Calibri" w:eastAsia="Calibri" w:hAnsi="Calibri"/>
            <w:sz w:val="24"/>
            <w:szCs w:val="24"/>
            <w:highlight w:val="white"/>
            <w:rtl w:val="0"/>
          </w:rPr>
          <w:t xml:space="preserve">development</w:t>
        </w:r>
      </w:ins>
      <w:del w:author="Thorsten Ewald" w:id="20" w:date="2025-11-16T21:17:38Z">
        <w:r w:rsidDel="00000000" w:rsidR="00000000" w:rsidRPr="00000000">
          <w:rPr>
            <w:rFonts w:ascii="Calibri" w:cs="Calibri" w:eastAsia="Calibri" w:hAnsi="Calibri"/>
            <w:sz w:val="24"/>
            <w:szCs w:val="24"/>
            <w:highlight w:val="white"/>
            <w:rtl w:val="0"/>
          </w:rPr>
          <w:delText xml:space="preserve">implementation </w:delText>
        </w:r>
      </w:del>
      <w:ins w:author="Thorsten Ewald" w:id="20" w:date="2025-11-16T21:17:38Z">
        <w:r w:rsidDel="00000000" w:rsidR="00000000" w:rsidRPr="00000000">
          <w:rPr>
            <w:rFonts w:ascii="Calibri" w:cs="Calibri" w:eastAsia="Calibri" w:hAnsi="Calibri"/>
            <w:sz w:val="24"/>
            <w:szCs w:val="24"/>
            <w:highlight w:val="white"/>
            <w:rtl w:val="0"/>
          </w:rPr>
          <w:t xml:space="preserve"> </w:t>
        </w:r>
      </w:ins>
      <w:r w:rsidDel="00000000" w:rsidR="00000000" w:rsidRPr="00000000">
        <w:rPr>
          <w:rFonts w:ascii="Calibri" w:cs="Calibri" w:eastAsia="Calibri" w:hAnsi="Calibri"/>
          <w:sz w:val="24"/>
          <w:szCs w:val="24"/>
          <w:highlight w:val="white"/>
          <w:rtl w:val="0"/>
        </w:rPr>
        <w:t xml:space="preserve">at the start of the January 2026 academic term. Early authorization will allow the project team to initiate research, design, and prototype development during peak commuting months and ensure strong student participation during the pilot phase.</w:t>
      </w:r>
    </w:p>
    <w:p w:rsidR="00000000" w:rsidDel="00000000" w:rsidP="00000000" w:rsidRDefault="00000000" w:rsidRPr="00000000" w14:paraId="000000F4">
      <w:pPr>
        <w:spacing w:after="240" w:befor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To support effective implementation, BCIT should establish a cross-departmental liaison group with representatives from Facilities and Campus Planning, IT Services, and the Student Association. This group will coordinate data sharing for U-Pass verification, oversee access to parking and API systems, and ensure smooth integration with existing campus infrastructure.</w:t>
      </w:r>
    </w:p>
    <w:p w:rsidR="00000000" w:rsidDel="00000000" w:rsidP="00000000" w:rsidRDefault="00000000" w:rsidRPr="00000000" w14:paraId="000000F5">
      <w:pPr>
        <w:spacing w:after="240" w:befor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Once approved, the project team will proceed with the ten-week development cycle, including research and planning, prototype creation, pilot testing, and final deployment. Regular progress updates </w:t>
      </w:r>
      <w:commentRangeStart w:id="11"/>
      <w:r w:rsidDel="00000000" w:rsidR="00000000" w:rsidRPr="00000000">
        <w:rPr>
          <w:rFonts w:ascii="Calibri" w:cs="Calibri" w:eastAsia="Calibri" w:hAnsi="Calibri"/>
          <w:sz w:val="24"/>
          <w:szCs w:val="24"/>
          <w:highlight w:val="white"/>
          <w:rtl w:val="0"/>
        </w:rPr>
        <w:t xml:space="preserve">should be provided</w:t>
      </w:r>
      <w:commentRangeEnd w:id="11"/>
      <w:r w:rsidDel="00000000" w:rsidR="00000000" w:rsidRPr="00000000">
        <w:commentReference w:id="11"/>
      </w:r>
      <w:r w:rsidDel="00000000" w:rsidR="00000000" w:rsidRPr="00000000">
        <w:rPr>
          <w:rFonts w:ascii="Calibri" w:cs="Calibri" w:eastAsia="Calibri" w:hAnsi="Calibri"/>
          <w:sz w:val="24"/>
          <w:szCs w:val="24"/>
          <w:highlight w:val="white"/>
          <w:rtl w:val="0"/>
        </w:rPr>
        <w:t xml:space="preserve"> to BCIT administration to maintain alignment with institutional goals and timelines.</w:t>
      </w:r>
    </w:p>
    <w:p w:rsidR="00000000" w:rsidDel="00000000" w:rsidP="00000000" w:rsidRDefault="00000000" w:rsidRPr="00000000" w14:paraId="000000F6">
      <w:pPr>
        <w:spacing w:after="240" w:before="24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Following successful launch, BCIT should evaluate app performance through student feedback and data analytics to guide potential system expansions or additional sustainability initiatives in future semesters.</w:t>
      </w:r>
    </w:p>
    <w:p w:rsidR="00000000" w:rsidDel="00000000" w:rsidP="00000000" w:rsidRDefault="00000000" w:rsidRPr="00000000" w14:paraId="000000F7">
      <w:pPr>
        <w:spacing w:after="240" w:before="240" w:lineRule="auto"/>
        <w:rPr>
          <w:rFonts w:ascii="Calibri" w:cs="Calibri" w:eastAsia="Calibri" w:hAnsi="Calibri"/>
          <w:sz w:val="24"/>
          <w:szCs w:val="24"/>
          <w:highlight w:val="white"/>
        </w:rPr>
        <w:sectPr>
          <w:type w:val="nextPage"/>
          <w:pgSz w:h="15840" w:w="12240" w:orient="portrait"/>
          <w:pgMar w:bottom="1440" w:top="1440" w:left="1440" w:right="1440" w:header="720" w:footer="720"/>
        </w:sectPr>
      </w:pPr>
      <w:r w:rsidDel="00000000" w:rsidR="00000000" w:rsidRPr="00000000">
        <w:rPr>
          <w:rFonts w:ascii="Calibri" w:cs="Calibri" w:eastAsia="Calibri" w:hAnsi="Calibri"/>
          <w:sz w:val="24"/>
          <w:szCs w:val="24"/>
          <w:highlight w:val="white"/>
          <w:rtl w:val="0"/>
        </w:rPr>
        <w:t xml:space="preserve">These actions will ensure timely development, coordinated oversight, and long-term success of the BCIT Carpool &amp; Transit Match App across all campuses.</w:t>
      </w:r>
    </w:p>
    <w:p w:rsidR="00000000" w:rsidDel="00000000" w:rsidP="00000000" w:rsidRDefault="00000000" w:rsidRPr="00000000" w14:paraId="000000F8">
      <w:pPr>
        <w:spacing w:after="240" w:befor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F9">
      <w:pPr>
        <w:pStyle w:val="Heading1"/>
        <w:widowControl w:val="0"/>
        <w:shd w:fill="ffffff" w:val="clear"/>
        <w:spacing w:after="240" w:before="240" w:line="240" w:lineRule="auto"/>
        <w:rPr>
          <w:sz w:val="32"/>
          <w:szCs w:val="32"/>
        </w:rPr>
      </w:pPr>
      <w:bookmarkStart w:colFirst="0" w:colLast="0" w:name="_wr8fdz3vak1p" w:id="54"/>
      <w:bookmarkEnd w:id="54"/>
      <w:r w:rsidDel="00000000" w:rsidR="00000000" w:rsidRPr="00000000">
        <w:rPr>
          <w:rtl w:val="0"/>
        </w:rPr>
      </w:r>
    </w:p>
    <w:tbl>
      <w:tblPr>
        <w:tblStyle w:val="Table1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0FA">
            <w:pPr>
              <w:pStyle w:val="Heading1"/>
              <w:widowControl w:val="0"/>
              <w:shd w:fill="ffffff" w:val="clear"/>
              <w:spacing w:after="240" w:before="240" w:line="240" w:lineRule="auto"/>
              <w:rPr>
                <w:sz w:val="32"/>
                <w:szCs w:val="32"/>
              </w:rPr>
            </w:pPr>
            <w:bookmarkStart w:colFirst="0" w:colLast="0" w:name="_t6b0kyrvarua" w:id="55"/>
            <w:bookmarkEnd w:id="55"/>
            <w:r w:rsidDel="00000000" w:rsidR="00000000" w:rsidRPr="00000000">
              <w:rPr>
                <w:sz w:val="32"/>
                <w:szCs w:val="32"/>
                <w:rtl w:val="0"/>
              </w:rPr>
              <w:t xml:space="preserve"> REFERENCES</w:t>
            </w:r>
          </w:p>
        </w:tc>
      </w:tr>
    </w:tbl>
    <w:p w:rsidR="00000000" w:rsidDel="00000000" w:rsidP="00000000" w:rsidRDefault="00000000" w:rsidRPr="00000000" w14:paraId="000000FB">
      <w:pPr>
        <w:widowControl w:val="0"/>
        <w:shd w:fill="ffffff" w:val="clear"/>
        <w:spacing w:after="240" w:before="240" w:line="240"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FC">
      <w:pPr>
        <w:widowControl w:val="0"/>
        <w:shd w:fill="ffffff" w:val="clear"/>
        <w:spacing w:after="240" w:before="240" w:line="240" w:lineRule="auto"/>
        <w:ind w:left="630" w:hanging="630"/>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BCIT News.</w:t>
      </w:r>
      <w:r w:rsidDel="00000000" w:rsidR="00000000" w:rsidRPr="00000000">
        <w:rPr>
          <w:rFonts w:ascii="Calibri" w:cs="Calibri" w:eastAsia="Calibri" w:hAnsi="Calibri"/>
          <w:i w:val="1"/>
          <w:iCs w:val="1"/>
          <w:sz w:val="20"/>
          <w:szCs w:val="20"/>
          <w:rtl w:val="0"/>
        </w:rPr>
        <w:t xml:space="preserve">BCIT students frustrated with campus parking were made worse by new construction; changes coming.</w:t>
      </w:r>
      <w:r w:rsidDel="00000000" w:rsidR="00000000" w:rsidRPr="00000000">
        <w:rPr>
          <w:rFonts w:ascii="Calibri" w:cs="Calibri" w:eastAsia="Calibri" w:hAnsi="Calibri"/>
          <w:sz w:val="20"/>
          <w:szCs w:val="20"/>
          <w:rtl w:val="0"/>
        </w:rPr>
        <w:t xml:space="preserve"> (2023, October 5). </w:t>
      </w:r>
      <w:hyperlink r:id="rId19">
        <w:r w:rsidDel="00000000" w:rsidR="00000000" w:rsidRPr="00000000">
          <w:rPr>
            <w:rFonts w:ascii="Calibri" w:cs="Calibri" w:eastAsia="Calibri" w:hAnsi="Calibri"/>
            <w:color w:val="1155cc"/>
            <w:sz w:val="20"/>
            <w:szCs w:val="20"/>
            <w:u w:val="single"/>
            <w:rtl w:val="0"/>
          </w:rPr>
          <w:t xml:space="preserve">https://bcitne</w:t>
        </w:r>
      </w:hyperlink>
      <w:r w:rsidDel="00000000" w:rsidR="00000000" w:rsidRPr="00000000">
        <w:rPr>
          <w:rtl w:val="0"/>
        </w:rPr>
      </w:r>
    </w:p>
    <w:p w:rsidR="00000000" w:rsidDel="00000000" w:rsidP="00000000" w:rsidRDefault="00000000" w:rsidRPr="00000000" w14:paraId="000000FD">
      <w:pPr>
        <w:widowControl w:val="0"/>
        <w:shd w:fill="ffffff" w:val="clear"/>
        <w:spacing w:after="240" w:before="240" w:line="240" w:lineRule="auto"/>
        <w:ind w:left="630" w:hanging="630"/>
        <w:rPr>
          <w:rFonts w:ascii="Calibri" w:cs="Calibri" w:eastAsia="Calibri" w:hAnsi="Calibri"/>
          <w:color w:val="1155cc"/>
          <w:sz w:val="20"/>
          <w:szCs w:val="20"/>
          <w:u w:val="single"/>
        </w:rPr>
      </w:pPr>
      <w:r w:rsidDel="00000000" w:rsidR="00000000" w:rsidRPr="00000000">
        <w:rPr>
          <w:rFonts w:ascii="Calibri" w:cs="Calibri" w:eastAsia="Calibri" w:hAnsi="Calibri"/>
          <w:i w:val="1"/>
          <w:iCs w:val="1"/>
          <w:sz w:val="20"/>
          <w:szCs w:val="20"/>
          <w:rtl w:val="0"/>
        </w:rPr>
        <w:t xml:space="preserve">British Columbia Institute of Technology. About BCIT.</w:t>
      </w:r>
      <w:r w:rsidDel="00000000" w:rsidR="00000000" w:rsidRPr="00000000">
        <w:rPr>
          <w:rFonts w:ascii="Calibri" w:cs="Calibri" w:eastAsia="Calibri" w:hAnsi="Calibri"/>
          <w:sz w:val="20"/>
          <w:szCs w:val="20"/>
          <w:rtl w:val="0"/>
        </w:rPr>
        <w:br w:type="textWrapping"/>
        <w:tab/>
        <w:t xml:space="preserve">(2024).</w:t>
      </w:r>
      <w:hyperlink r:id="rId20">
        <w:r w:rsidDel="00000000" w:rsidR="00000000" w:rsidRPr="00000000">
          <w:rPr>
            <w:rFonts w:ascii="Calibri" w:cs="Calibri" w:eastAsia="Calibri" w:hAnsi="Calibri"/>
            <w:color w:val="1155cc"/>
            <w:sz w:val="20"/>
            <w:szCs w:val="20"/>
            <w:u w:val="single"/>
            <w:rtl w:val="0"/>
          </w:rPr>
          <w:t xml:space="preserve">https://www.bcit.ca/about/</w:t>
        </w:r>
      </w:hyperlink>
      <w:r w:rsidDel="00000000" w:rsidR="00000000" w:rsidRPr="00000000">
        <w:rPr>
          <w:rtl w:val="0"/>
        </w:rPr>
      </w:r>
    </w:p>
    <w:p w:rsidR="00000000" w:rsidDel="00000000" w:rsidP="00000000" w:rsidRDefault="00000000" w:rsidRPr="00000000" w14:paraId="000000FE">
      <w:pPr>
        <w:widowControl w:val="0"/>
        <w:shd w:fill="ffffff" w:val="clear"/>
        <w:spacing w:after="240" w:before="240" w:line="240"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British Columbia Institute of Technology Facilities and Campus Planning. Transportation demand management policies and plans.  </w:t>
        <w:br w:type="textWrapping"/>
      </w:r>
      <w:r w:rsidDel="00000000" w:rsidR="00000000" w:rsidRPr="00000000">
        <w:rPr>
          <w:rFonts w:ascii="Calibri" w:cs="Calibri" w:eastAsia="Calibri" w:hAnsi="Calibri"/>
          <w:sz w:val="20"/>
          <w:szCs w:val="20"/>
          <w:rtl w:val="0"/>
        </w:rPr>
        <w:tab/>
        <w:t xml:space="preserve">(2023). </w:t>
      </w:r>
      <w:hyperlink r:id="rId21">
        <w:r w:rsidDel="00000000" w:rsidR="00000000" w:rsidRPr="00000000">
          <w:rPr>
            <w:rFonts w:ascii="Calibri" w:cs="Calibri" w:eastAsia="Calibri" w:hAnsi="Calibri"/>
            <w:color w:val="1155cc"/>
            <w:sz w:val="20"/>
            <w:szCs w:val="20"/>
            <w:u w:val="single"/>
            <w:rtl w:val="0"/>
          </w:rPr>
          <w:t xml:space="preserve">https://www.bcit.ca/facilities/campus-planning/policies-plans/transport-demand-management</w:t>
        </w:r>
      </w:hyperlink>
      <w:r w:rsidDel="00000000" w:rsidR="00000000" w:rsidRPr="00000000">
        <w:rPr>
          <w:rtl w:val="0"/>
        </w:rPr>
      </w:r>
    </w:p>
    <w:p w:rsidR="00000000" w:rsidDel="00000000" w:rsidP="00000000" w:rsidRDefault="00000000" w:rsidRPr="00000000" w14:paraId="000000FF">
      <w:pPr>
        <w:widowControl w:val="0"/>
        <w:shd w:fill="ffffff" w:val="clear"/>
        <w:spacing w:after="240" w:before="240" w:line="240" w:lineRule="auto"/>
        <w:ind w:left="810" w:hanging="810"/>
        <w:rPr>
          <w:rFonts w:ascii="Calibri" w:cs="Calibri" w:eastAsia="Calibri" w:hAnsi="Calibri"/>
          <w:color w:val="1155cc"/>
          <w:sz w:val="20"/>
          <w:szCs w:val="20"/>
          <w:u w:val="single"/>
        </w:rPr>
      </w:pPr>
      <w:r w:rsidDel="00000000" w:rsidR="00000000" w:rsidRPr="00000000">
        <w:rPr>
          <w:rFonts w:ascii="Calibri" w:cs="Calibri" w:eastAsia="Calibri" w:hAnsi="Calibri"/>
          <w:i w:val="1"/>
          <w:iCs w:val="1"/>
          <w:sz w:val="20"/>
          <w:szCs w:val="20"/>
          <w:rtl w:val="0"/>
        </w:rPr>
        <w:t xml:space="preserve">British Columbia Institute of Technology Parking Services. Parking rates and permits.</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sz w:val="20"/>
          <w:szCs w:val="20"/>
          <w:rtl w:val="0"/>
        </w:rPr>
        <w:t xml:space="preserve">(2024).</w:t>
      </w:r>
      <w:hyperlink r:id="rId22">
        <w:r w:rsidDel="00000000" w:rsidR="00000000" w:rsidRPr="00000000">
          <w:rPr>
            <w:rFonts w:ascii="Calibri" w:cs="Calibri" w:eastAsia="Calibri" w:hAnsi="Calibri"/>
            <w:sz w:val="20"/>
            <w:szCs w:val="20"/>
            <w:rtl w:val="0"/>
          </w:rPr>
          <w:t xml:space="preserve"> </w:t>
        </w:r>
      </w:hyperlink>
      <w:hyperlink r:id="rId23">
        <w:r w:rsidDel="00000000" w:rsidR="00000000" w:rsidRPr="00000000">
          <w:rPr>
            <w:rFonts w:ascii="Calibri" w:cs="Calibri" w:eastAsia="Calibri" w:hAnsi="Calibri"/>
            <w:color w:val="1155cc"/>
            <w:sz w:val="20"/>
            <w:szCs w:val="20"/>
            <w:u w:val="single"/>
            <w:rtl w:val="0"/>
          </w:rPr>
          <w:t xml:space="preserve">https://www.bcit.ca/parking/</w:t>
        </w:r>
      </w:hyperlink>
      <w:r w:rsidDel="00000000" w:rsidR="00000000" w:rsidRPr="00000000">
        <w:rPr>
          <w:rtl w:val="0"/>
        </w:rPr>
      </w:r>
    </w:p>
    <w:p w:rsidR="00000000" w:rsidDel="00000000" w:rsidP="00000000" w:rsidRDefault="00000000" w:rsidRPr="00000000" w14:paraId="00000100">
      <w:pPr>
        <w:widowControl w:val="0"/>
        <w:shd w:fill="ffffff" w:val="clear"/>
        <w:spacing w:after="240" w:before="240" w:line="240" w:lineRule="auto"/>
        <w:ind w:left="810" w:hanging="810"/>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British Columbia Institute of Technology. Transportation Demand Management (TDM) Plan.</w:t>
      </w:r>
      <w:r w:rsidDel="00000000" w:rsidR="00000000" w:rsidRPr="00000000">
        <w:rPr>
          <w:rFonts w:ascii="Calibri" w:cs="Calibri" w:eastAsia="Calibri" w:hAnsi="Calibri"/>
          <w:sz w:val="20"/>
          <w:szCs w:val="20"/>
          <w:rtl w:val="0"/>
        </w:rPr>
        <w:t xml:space="preserve">  (2023).</w:t>
      </w:r>
      <w:hyperlink r:id="rId24">
        <w:r w:rsidDel="00000000" w:rsidR="00000000" w:rsidRPr="00000000">
          <w:rPr>
            <w:rFonts w:ascii="Calibri" w:cs="Calibri" w:eastAsia="Calibri" w:hAnsi="Calibri"/>
            <w:color w:val="1155cc"/>
            <w:sz w:val="20"/>
            <w:szCs w:val="20"/>
            <w:u w:val="single"/>
            <w:rtl w:val="0"/>
          </w:rPr>
          <w:t xml:space="preserve">https://www.bcit.ca/sustainability/transportation/</w:t>
        </w:r>
      </w:hyperlink>
      <w:r w:rsidDel="00000000" w:rsidR="00000000" w:rsidRPr="00000000">
        <w:rPr>
          <w:rtl w:val="0"/>
        </w:rPr>
      </w:r>
    </w:p>
    <w:p w:rsidR="00000000" w:rsidDel="00000000" w:rsidP="00000000" w:rsidRDefault="00000000" w:rsidRPr="00000000" w14:paraId="00000101">
      <w:pPr>
        <w:widowControl w:val="0"/>
        <w:shd w:fill="ffffff" w:val="clear"/>
        <w:spacing w:after="240" w:before="240" w:line="240" w:lineRule="auto"/>
        <w:ind w:left="810" w:hanging="810"/>
        <w:rPr>
          <w:rFonts w:ascii="Calibri" w:cs="Calibri" w:eastAsia="Calibri" w:hAnsi="Calibri"/>
          <w:color w:val="1155cc"/>
          <w:sz w:val="20"/>
          <w:szCs w:val="20"/>
          <w:u w:val="single"/>
        </w:rPr>
      </w:pPr>
      <w:r w:rsidDel="00000000" w:rsidR="00000000" w:rsidRPr="00000000">
        <w:rPr>
          <w:rFonts w:ascii="Calibri" w:cs="Calibri" w:eastAsia="Calibri" w:hAnsi="Calibri"/>
          <w:i w:val="1"/>
          <w:iCs w:val="1"/>
          <w:sz w:val="20"/>
          <w:szCs w:val="20"/>
          <w:rtl w:val="0"/>
        </w:rPr>
        <w:t xml:space="preserve">British Columbia Institute of Technology. Parking rates</w:t>
        <w:br w:type="textWrapping"/>
      </w:r>
      <w:r w:rsidDel="00000000" w:rsidR="00000000" w:rsidRPr="00000000">
        <w:rPr>
          <w:rFonts w:ascii="Calibri" w:cs="Calibri" w:eastAsia="Calibri" w:hAnsi="Calibri"/>
          <w:sz w:val="20"/>
          <w:szCs w:val="20"/>
          <w:rtl w:val="0"/>
        </w:rPr>
        <w:t xml:space="preserve">(2024).</w:t>
      </w:r>
      <w:r w:rsidDel="00000000" w:rsidR="00000000" w:rsidRPr="00000000">
        <w:rPr>
          <w:rFonts w:ascii="Calibri" w:cs="Calibri" w:eastAsia="Calibri" w:hAnsi="Calibri"/>
          <w:i w:val="1"/>
          <w:iCs w:val="1"/>
          <w:sz w:val="20"/>
          <w:szCs w:val="20"/>
          <w:rtl w:val="0"/>
        </w:rPr>
        <w:t xml:space="preserve">.</w:t>
      </w:r>
      <w:hyperlink r:id="rId25">
        <w:r w:rsidDel="00000000" w:rsidR="00000000" w:rsidRPr="00000000">
          <w:rPr>
            <w:rFonts w:ascii="Calibri" w:cs="Calibri" w:eastAsia="Calibri" w:hAnsi="Calibri"/>
            <w:sz w:val="20"/>
            <w:szCs w:val="20"/>
            <w:rtl w:val="0"/>
          </w:rPr>
          <w:t xml:space="preserve"> </w:t>
        </w:r>
      </w:hyperlink>
      <w:hyperlink r:id="rId26">
        <w:r w:rsidDel="00000000" w:rsidR="00000000" w:rsidRPr="00000000">
          <w:rPr>
            <w:rFonts w:ascii="Calibri" w:cs="Calibri" w:eastAsia="Calibri" w:hAnsi="Calibri"/>
            <w:color w:val="1155cc"/>
            <w:sz w:val="20"/>
            <w:szCs w:val="20"/>
            <w:u w:val="single"/>
            <w:rtl w:val="0"/>
          </w:rPr>
          <w:t xml:space="preserve">https://www.bcit.ca/parking/rates</w:t>
        </w:r>
      </w:hyperlink>
      <w:r w:rsidDel="00000000" w:rsidR="00000000" w:rsidRPr="00000000">
        <w:rPr>
          <w:rtl w:val="0"/>
        </w:rPr>
      </w:r>
    </w:p>
    <w:p w:rsidR="00000000" w:rsidDel="00000000" w:rsidP="00000000" w:rsidRDefault="00000000" w:rsidRPr="00000000" w14:paraId="00000102">
      <w:pPr>
        <w:widowControl w:val="0"/>
        <w:shd w:fill="ffffff" w:val="clear"/>
        <w:spacing w:after="0" w:before="0" w:line="120" w:lineRule="auto"/>
        <w:ind w:firstLine="0"/>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City of Burnaby.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Burnaby campus parking map.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ArcGIS Experience.</w:t>
      </w:r>
      <w:r w:rsidDel="00000000" w:rsidR="00000000" w:rsidRPr="00000000">
        <w:rPr>
          <w:rtl w:val="0"/>
        </w:rPr>
      </w:r>
    </w:p>
    <w:p w:rsidR="00000000" w:rsidDel="00000000" w:rsidP="00000000" w:rsidRDefault="00000000" w:rsidRPr="00000000" w14:paraId="00000103">
      <w:pPr>
        <w:keepLines w:val="1"/>
        <w:widowControl w:val="0"/>
        <w:shd w:fill="ffffff" w:val="clear"/>
        <w:spacing w:after="0" w:before="0" w:line="240" w:lineRule="auto"/>
        <w:ind w:left="810" w:firstLine="0"/>
        <w:rPr>
          <w:rFonts w:ascii="Calibri" w:cs="Calibri" w:eastAsia="Calibri" w:hAnsi="Calibri"/>
          <w:color w:val="1155cc"/>
          <w:sz w:val="20"/>
          <w:szCs w:val="20"/>
          <w:u w:val="single"/>
        </w:rPr>
      </w:pPr>
      <w:r w:rsidDel="00000000" w:rsidR="00000000" w:rsidRPr="00000000">
        <w:rPr>
          <w:rFonts w:ascii="Calibri" w:cs="Calibri" w:eastAsia="Calibri" w:hAnsi="Calibri"/>
          <w:sz w:val="20"/>
          <w:szCs w:val="20"/>
          <w:rtl w:val="0"/>
        </w:rPr>
        <w:t xml:space="preserve">(2024).</w:t>
      </w:r>
      <w:hyperlink r:id="rId27">
        <w:r w:rsidDel="00000000" w:rsidR="00000000" w:rsidRPr="00000000">
          <w:rPr>
            <w:rFonts w:ascii="Calibri" w:cs="Calibri" w:eastAsia="Calibri" w:hAnsi="Calibri"/>
            <w:color w:val="1155cc"/>
            <w:sz w:val="20"/>
            <w:szCs w:val="20"/>
            <w:u w:val="single"/>
            <w:rtl w:val="0"/>
          </w:rPr>
          <w:t xml:space="preserve">https://experience.arcgis.com/experience/724c4dc67eed40fdbe8e5bbc358e8c55/page/Burnaby-Parking-Map</w:t>
        </w:r>
      </w:hyperlink>
      <w:r w:rsidDel="00000000" w:rsidR="00000000" w:rsidRPr="00000000">
        <w:rPr>
          <w:rtl w:val="0"/>
        </w:rPr>
      </w:r>
    </w:p>
    <w:p w:rsidR="00000000" w:rsidDel="00000000" w:rsidP="00000000" w:rsidRDefault="00000000" w:rsidRPr="00000000" w14:paraId="00000104">
      <w:pPr>
        <w:widowControl w:val="0"/>
        <w:shd w:fill="ffffff" w:val="clear"/>
        <w:spacing w:after="240" w:before="240" w:line="240" w:lineRule="auto"/>
        <w:ind w:left="810" w:hanging="810"/>
        <w:rPr>
          <w:rFonts w:ascii="Calibri" w:cs="Calibri" w:eastAsia="Calibri" w:hAnsi="Calibri"/>
          <w:color w:val="1155cc"/>
          <w:sz w:val="20"/>
          <w:szCs w:val="20"/>
          <w:u w:val="single"/>
        </w:rPr>
      </w:pPr>
      <w:r w:rsidDel="00000000" w:rsidR="00000000" w:rsidRPr="00000000">
        <w:rPr>
          <w:rFonts w:ascii="Calibri" w:cs="Calibri" w:eastAsia="Calibri" w:hAnsi="Calibri"/>
          <w:i w:val="1"/>
          <w:iCs w:val="1"/>
          <w:sz w:val="20"/>
          <w:szCs w:val="20"/>
          <w:rtl w:val="0"/>
        </w:rPr>
        <w:t xml:space="preserve">Lee, A. Going the distance: Commuting and campus life.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The Ubyssey.</w:t>
      </w:r>
      <w:hyperlink r:id="rId28">
        <w:r w:rsidDel="00000000" w:rsidR="00000000" w:rsidRPr="00000000">
          <w:rPr>
            <w:rFonts w:ascii="Calibri" w:cs="Calibri" w:eastAsia="Calibri" w:hAnsi="Calibri"/>
            <w:sz w:val="20"/>
            <w:szCs w:val="20"/>
            <w:rtl w:val="0"/>
          </w:rPr>
          <w:t xml:space="preserve"> </w:t>
        </w:r>
      </w:hyperlink>
      <w:r w:rsidDel="00000000" w:rsidR="00000000" w:rsidRPr="00000000">
        <w:rPr>
          <w:rFonts w:ascii="Calibri" w:cs="Calibri" w:eastAsia="Calibri" w:hAnsi="Calibri"/>
          <w:sz w:val="20"/>
          <w:szCs w:val="20"/>
          <w:rtl w:val="0"/>
        </w:rPr>
        <w:br w:type="textWrapping"/>
        <w:t xml:space="preserve">(2023, March 10). </w:t>
      </w:r>
      <w:hyperlink r:id="rId29">
        <w:r w:rsidDel="00000000" w:rsidR="00000000" w:rsidRPr="00000000">
          <w:rPr>
            <w:rFonts w:ascii="Calibri" w:cs="Calibri" w:eastAsia="Calibri" w:hAnsi="Calibri"/>
            <w:color w:val="1155cc"/>
            <w:sz w:val="20"/>
            <w:szCs w:val="20"/>
            <w:u w:val="single"/>
            <w:rtl w:val="0"/>
          </w:rPr>
          <w:t xml:space="preserve">https://ubyssey.ca/magazine/features-going-the-distance</w:t>
        </w:r>
      </w:hyperlink>
      <w:r w:rsidDel="00000000" w:rsidR="00000000" w:rsidRPr="00000000">
        <w:rPr>
          <w:rtl w:val="0"/>
        </w:rPr>
      </w:r>
    </w:p>
    <w:p w:rsidR="00000000" w:rsidDel="00000000" w:rsidP="00000000" w:rsidRDefault="00000000" w:rsidRPr="00000000" w14:paraId="00000105">
      <w:pPr>
        <w:widowControl w:val="0"/>
        <w:shd w:fill="ffffff" w:val="clear"/>
        <w:spacing w:after="0" w:before="0" w:line="240" w:lineRule="auto"/>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PayScale</w:t>
      </w:r>
      <w:r w:rsidDel="00000000" w:rsidR="00000000" w:rsidRPr="00000000">
        <w:rPr>
          <w:rFonts w:ascii="Calibri" w:cs="Calibri" w:eastAsia="Calibri" w:hAnsi="Calibri"/>
          <w:sz w:val="20"/>
          <w:szCs w:val="20"/>
          <w:rtl w:val="0"/>
        </w:rPr>
        <w:t xml:space="preserve">. (n.d.). </w:t>
      </w:r>
      <w:r w:rsidDel="00000000" w:rsidR="00000000" w:rsidRPr="00000000">
        <w:rPr>
          <w:rFonts w:ascii="Calibri" w:cs="Calibri" w:eastAsia="Calibri" w:hAnsi="Calibri"/>
          <w:i w:val="1"/>
          <w:iCs w:val="1"/>
          <w:sz w:val="20"/>
          <w:szCs w:val="20"/>
          <w:rtl w:val="0"/>
        </w:rPr>
        <w:t xml:space="preserve">Average web designer salary in Canada.</w:t>
      </w:r>
    </w:p>
    <w:p w:rsidR="00000000" w:rsidDel="00000000" w:rsidP="00000000" w:rsidRDefault="00000000" w:rsidRPr="00000000" w14:paraId="00000106">
      <w:pPr>
        <w:widowControl w:val="0"/>
        <w:shd w:fill="ffffff" w:val="clear"/>
        <w:spacing w:after="0" w:before="0" w:line="240" w:lineRule="auto"/>
        <w:ind w:firstLine="810"/>
        <w:rPr>
          <w:rFonts w:ascii="Calibri" w:cs="Calibri" w:eastAsia="Calibri" w:hAnsi="Calibri"/>
          <w:color w:val="1155cc"/>
          <w:sz w:val="20"/>
          <w:szCs w:val="20"/>
          <w:u w:val="single"/>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 2025)</w:t>
      </w:r>
      <w:hyperlink r:id="rId30">
        <w:r w:rsidDel="00000000" w:rsidR="00000000" w:rsidRPr="00000000">
          <w:rPr>
            <w:rFonts w:ascii="Calibri" w:cs="Calibri" w:eastAsia="Calibri" w:hAnsi="Calibri"/>
            <w:color w:val="1155cc"/>
            <w:sz w:val="20"/>
            <w:szCs w:val="20"/>
            <w:u w:val="single"/>
            <w:rtl w:val="0"/>
          </w:rPr>
          <w:t xml:space="preserve">er/Salary</w:t>
        </w:r>
      </w:hyperlink>
      <w:r w:rsidDel="00000000" w:rsidR="00000000" w:rsidRPr="00000000">
        <w:rPr>
          <w:rtl w:val="0"/>
        </w:rPr>
      </w:r>
    </w:p>
    <w:p w:rsidR="00000000" w:rsidDel="00000000" w:rsidP="00000000" w:rsidRDefault="00000000" w:rsidRPr="00000000" w14:paraId="00000107">
      <w:pPr>
        <w:widowControl w:val="0"/>
        <w:shd w:fill="ffffff" w:val="clear"/>
        <w:spacing w:after="240" w:before="240" w:line="240" w:lineRule="auto"/>
        <w:ind w:left="810" w:hanging="810"/>
        <w:rPr>
          <w:rFonts w:ascii="Calibri" w:cs="Calibri" w:eastAsia="Calibri" w:hAnsi="Calibri"/>
          <w:color w:val="1155cc"/>
          <w:sz w:val="20"/>
          <w:szCs w:val="20"/>
          <w:u w:val="single"/>
        </w:rPr>
      </w:pPr>
      <w:r w:rsidDel="00000000" w:rsidR="00000000" w:rsidRPr="00000000">
        <w:rPr>
          <w:rFonts w:ascii="Calibri" w:cs="Calibri" w:eastAsia="Calibri" w:hAnsi="Calibri"/>
          <w:sz w:val="20"/>
          <w:szCs w:val="20"/>
          <w:rtl w:val="0"/>
        </w:rPr>
        <w:t xml:space="preserve">Poparide. </w:t>
      </w:r>
      <w:r w:rsidDel="00000000" w:rsidR="00000000" w:rsidRPr="00000000">
        <w:rPr>
          <w:rFonts w:ascii="Calibri" w:cs="Calibri" w:eastAsia="Calibri" w:hAnsi="Calibri"/>
          <w:i w:val="1"/>
          <w:iCs w:val="1"/>
          <w:sz w:val="20"/>
          <w:szCs w:val="20"/>
          <w:rtl w:val="0"/>
        </w:rPr>
        <w:t xml:space="preserve">Carpool BCIT – Poparide for students.</w:t>
        <w:br w:type="textWrapping"/>
      </w:r>
      <w:r w:rsidDel="00000000" w:rsidR="00000000" w:rsidRPr="00000000">
        <w:rPr>
          <w:rFonts w:ascii="Calibri" w:cs="Calibri" w:eastAsia="Calibri" w:hAnsi="Calibri"/>
          <w:sz w:val="20"/>
          <w:szCs w:val="20"/>
          <w:rtl w:val="0"/>
        </w:rPr>
        <w:t xml:space="preserve">(2024). </w:t>
      </w:r>
      <w:hyperlink r:id="rId31">
        <w:r w:rsidDel="00000000" w:rsidR="00000000" w:rsidRPr="00000000">
          <w:rPr>
            <w:rFonts w:ascii="Calibri" w:cs="Calibri" w:eastAsia="Calibri" w:hAnsi="Calibri"/>
            <w:color w:val="1155cc"/>
            <w:sz w:val="20"/>
            <w:szCs w:val="20"/>
            <w:u w:val="single"/>
            <w:rtl w:val="0"/>
          </w:rPr>
          <w:t xml:space="preserve">https://www.poparide.com</w:t>
        </w:r>
      </w:hyperlink>
      <w:r w:rsidDel="00000000" w:rsidR="00000000" w:rsidRPr="00000000">
        <w:rPr>
          <w:rtl w:val="0"/>
        </w:rPr>
      </w:r>
    </w:p>
    <w:p w:rsidR="00000000" w:rsidDel="00000000" w:rsidP="00000000" w:rsidRDefault="00000000" w:rsidRPr="00000000" w14:paraId="00000108">
      <w:pPr>
        <w:widowControl w:val="0"/>
        <w:shd w:fill="ffffff" w:val="clear"/>
        <w:spacing w:after="240" w:before="240" w:line="240" w:lineRule="auto"/>
        <w:ind w:left="810" w:hanging="810"/>
        <w:rPr>
          <w:sz w:val="32"/>
          <w:szCs w:val="32"/>
        </w:rPr>
      </w:pPr>
      <w:r w:rsidDel="00000000" w:rsidR="00000000" w:rsidRPr="00000000">
        <w:rPr>
          <w:rFonts w:ascii="Calibri" w:cs="Calibri" w:eastAsia="Calibri" w:hAnsi="Calibri"/>
          <w:sz w:val="20"/>
          <w:szCs w:val="20"/>
          <w:rtl w:val="0"/>
        </w:rPr>
        <w:t xml:space="preserve">TransLink. </w:t>
      </w:r>
      <w:r w:rsidDel="00000000" w:rsidR="00000000" w:rsidRPr="00000000">
        <w:rPr>
          <w:rFonts w:ascii="Calibri" w:cs="Calibri" w:eastAsia="Calibri" w:hAnsi="Calibri"/>
          <w:i w:val="1"/>
          <w:iCs w:val="1"/>
          <w:sz w:val="20"/>
          <w:szCs w:val="20"/>
          <w:rtl w:val="0"/>
        </w:rPr>
        <w:t xml:space="preserve">U-Pass BC </w:t>
      </w:r>
      <w:commentRangeStart w:id="12"/>
      <w:r w:rsidDel="00000000" w:rsidR="00000000" w:rsidRPr="00000000">
        <w:rPr>
          <w:rFonts w:ascii="Calibri" w:cs="Calibri" w:eastAsia="Calibri" w:hAnsi="Calibri"/>
          <w:i w:val="1"/>
          <w:iCs w:val="1"/>
          <w:sz w:val="20"/>
          <w:szCs w:val="20"/>
          <w:rtl w:val="0"/>
        </w:rPr>
        <w:t xml:space="preserve">program</w:t>
      </w:r>
      <w:commentRangeEnd w:id="12"/>
      <w:r w:rsidDel="00000000" w:rsidR="00000000" w:rsidRPr="00000000">
        <w:commentReference w:id="12"/>
      </w:r>
      <w:r w:rsidDel="00000000" w:rsidR="00000000" w:rsidRPr="00000000">
        <w:rPr>
          <w:rFonts w:ascii="Calibri" w:cs="Calibri" w:eastAsia="Calibri" w:hAnsi="Calibri"/>
          <w:i w:val="1"/>
          <w:iCs w:val="1"/>
          <w:sz w:val="20"/>
          <w:szCs w:val="20"/>
          <w:rtl w:val="0"/>
        </w:rPr>
        <w:t xml:space="preserve">.</w:t>
        <w:br w:type="textWrapping"/>
      </w:r>
      <w:r w:rsidDel="00000000" w:rsidR="00000000" w:rsidRPr="00000000">
        <w:rPr>
          <w:rFonts w:ascii="Calibri" w:cs="Calibri" w:eastAsia="Calibri" w:hAnsi="Calibri"/>
          <w:sz w:val="20"/>
          <w:szCs w:val="20"/>
          <w:rtl w:val="0"/>
        </w:rPr>
        <w:t xml:space="preserve">(2024).</w:t>
      </w:r>
      <w:hyperlink r:id="rId32">
        <w:r w:rsidDel="00000000" w:rsidR="00000000" w:rsidRPr="00000000">
          <w:rPr>
            <w:rFonts w:ascii="Calibri" w:cs="Calibri" w:eastAsia="Calibri" w:hAnsi="Calibri"/>
            <w:color w:val="1155cc"/>
            <w:sz w:val="20"/>
            <w:szCs w:val="20"/>
            <w:u w:val="single"/>
            <w:rtl w:val="0"/>
          </w:rPr>
          <w:t xml:space="preserve">https://www.translink.ca/transit-fares/u-pass-bc</w:t>
        </w:r>
      </w:hyperlink>
      <w:hyperlink r:id="rId33">
        <w:r w:rsidDel="00000000" w:rsidR="00000000" w:rsidRPr="00000000">
          <w:rPr>
            <w:rFonts w:ascii="Calibri" w:cs="Calibri" w:eastAsia="Calibri" w:hAnsi="Calibri"/>
            <w:color w:val="1155cc"/>
            <w:sz w:val="20"/>
            <w:szCs w:val="20"/>
            <w:u w:val="single"/>
            <w:rtl w:val="0"/>
          </w:rPr>
          <w:t xml:space="preserve">ws.com/bcit-students-frustrated-with-campus-parking-made-worse-by-new-construction-changes-comin</w:t>
        </w:r>
      </w:hyperlink>
      <w:r w:rsidDel="00000000" w:rsidR="00000000" w:rsidRPr="00000000">
        <w:rPr>
          <w:rtl w:val="0"/>
        </w:rPr>
      </w:r>
    </w:p>
    <w:p w:rsidR="00000000" w:rsidDel="00000000" w:rsidP="00000000" w:rsidRDefault="00000000" w:rsidRPr="00000000" w14:paraId="00000109">
      <w:pPr>
        <w:widowControl w:val="0"/>
        <w:shd w:fill="ffffff" w:val="clear"/>
        <w:spacing w:after="240" w:before="240" w:line="240" w:lineRule="auto"/>
        <w:rPr>
          <w:sz w:val="32"/>
          <w:szCs w:val="3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0A">
      <w:pPr>
        <w:widowControl w:val="0"/>
        <w:shd w:fill="ffffff" w:val="clear"/>
        <w:spacing w:after="240" w:before="240" w:line="240" w:lineRule="auto"/>
        <w:rPr>
          <w:sz w:val="32"/>
          <w:szCs w:val="32"/>
        </w:rPr>
      </w:pPr>
      <w:r w:rsidDel="00000000" w:rsidR="00000000" w:rsidRPr="00000000">
        <w:rPr>
          <w:rtl w:val="0"/>
        </w:rPr>
      </w:r>
    </w:p>
    <w:p w:rsidR="00000000" w:rsidDel="00000000" w:rsidP="00000000" w:rsidRDefault="00000000" w:rsidRPr="00000000" w14:paraId="0000010B">
      <w:pPr>
        <w:widowControl w:val="0"/>
        <w:shd w:fill="ffffff" w:val="clear"/>
        <w:spacing w:after="240" w:before="240" w:line="240" w:lineRule="auto"/>
        <w:rPr>
          <w:sz w:val="32"/>
          <w:szCs w:val="32"/>
        </w:rPr>
      </w:pPr>
      <w:r w:rsidDel="00000000" w:rsidR="00000000" w:rsidRPr="00000000">
        <w:rPr>
          <w:rtl w:val="0"/>
        </w:rPr>
      </w:r>
    </w:p>
    <w:tbl>
      <w:tblPr>
        <w:tblStyle w:val="Table1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10C">
            <w:pPr>
              <w:pStyle w:val="Heading1"/>
              <w:widowControl w:val="0"/>
              <w:shd w:fill="ffffff" w:val="clear"/>
              <w:spacing w:after="240" w:before="240" w:line="240" w:lineRule="auto"/>
              <w:rPr>
                <w:sz w:val="32"/>
                <w:szCs w:val="32"/>
              </w:rPr>
            </w:pPr>
            <w:bookmarkStart w:colFirst="0" w:colLast="0" w:name="_dfz03dduqw6v" w:id="56"/>
            <w:bookmarkEnd w:id="56"/>
            <w:r w:rsidDel="00000000" w:rsidR="00000000" w:rsidRPr="00000000">
              <w:rPr>
                <w:sz w:val="32"/>
                <w:szCs w:val="32"/>
                <w:rtl w:val="0"/>
              </w:rPr>
              <w:t xml:space="preserve"> AI ACKNOWLEDGMENT</w:t>
            </w:r>
          </w:p>
        </w:tc>
      </w:tr>
    </w:tbl>
    <w:p w:rsidR="00000000" w:rsidDel="00000000" w:rsidP="00000000" w:rsidRDefault="00000000" w:rsidRPr="00000000" w14:paraId="0000010D">
      <w:pPr>
        <w:widowControl w:val="0"/>
        <w:shd w:fill="ffffff" w:val="clear"/>
        <w:spacing w:after="240" w:before="240" w:line="240" w:lineRule="auto"/>
        <w:ind w:left="0" w:firstLine="0"/>
        <w:rPr/>
      </w:pPr>
      <w:r w:rsidDel="00000000" w:rsidR="00000000" w:rsidRPr="00000000">
        <w:rPr>
          <w:rtl w:val="0"/>
        </w:rPr>
      </w:r>
    </w:p>
    <w:p w:rsidR="00000000" w:rsidDel="00000000" w:rsidP="00000000" w:rsidRDefault="00000000" w:rsidRPr="00000000" w14:paraId="0000010E">
      <w:pPr>
        <w:widowControl w:val="0"/>
        <w:shd w:fill="ffffff" w:val="clear"/>
        <w:spacing w:after="240" w:before="240" w:line="240" w:lineRule="auto"/>
        <w:rPr/>
      </w:pPr>
      <w:r w:rsidDel="00000000" w:rsidR="00000000" w:rsidRPr="00000000">
        <w:rPr>
          <w:rtl w:val="0"/>
        </w:rPr>
        <w:t xml:space="preserve">Aarushi Sharma: Used AI to refine sentence structure, improve transitions between sections, and simplify technical explanations for clarity and flow.</w:t>
      </w:r>
    </w:p>
    <w:p w:rsidR="00000000" w:rsidDel="00000000" w:rsidP="00000000" w:rsidRDefault="00000000" w:rsidRPr="00000000" w14:paraId="0000010F">
      <w:pPr>
        <w:widowControl w:val="0"/>
        <w:shd w:fill="ffffff" w:val="clear"/>
        <w:spacing w:after="240" w:before="240" w:line="240" w:lineRule="auto"/>
        <w:rPr/>
      </w:pPr>
      <w:r w:rsidDel="00000000" w:rsidR="00000000" w:rsidRPr="00000000">
        <w:rPr>
          <w:rtl w:val="0"/>
        </w:rPr>
        <w:t xml:space="preserve">Hali Imanpanah: I asked AI to help clean up my wording, organize my thoughts, and make everything easier to follow.</w:t>
      </w:r>
    </w:p>
    <w:p w:rsidR="00000000" w:rsidDel="00000000" w:rsidP="00000000" w:rsidRDefault="00000000" w:rsidRPr="00000000" w14:paraId="00000110">
      <w:pPr>
        <w:widowControl w:val="0"/>
        <w:shd w:fill="ffffff" w:val="clear"/>
        <w:spacing w:after="240" w:before="240" w:line="240" w:lineRule="auto"/>
        <w:rPr/>
      </w:pPr>
      <w:r w:rsidDel="00000000" w:rsidR="00000000" w:rsidRPr="00000000">
        <w:rPr>
          <w:rtl w:val="0"/>
        </w:rPr>
        <w:t xml:space="preserve">Esin Sahutoglu: Used AI to estimate realistic app development costs and ensure grammatically correct language throughout.</w:t>
      </w:r>
    </w:p>
    <w:p w:rsidR="00000000" w:rsidDel="00000000" w:rsidP="00000000" w:rsidRDefault="00000000" w:rsidRPr="00000000" w14:paraId="00000111">
      <w:pPr>
        <w:widowControl w:val="0"/>
        <w:shd w:fill="ffffff" w:val="clear"/>
        <w:spacing w:after="240" w:before="240" w:line="240" w:lineRule="auto"/>
        <w:rPr/>
      </w:pPr>
      <w:r w:rsidDel="00000000" w:rsidR="00000000" w:rsidRPr="00000000">
        <w:rPr>
          <w:rtl w:val="0"/>
        </w:rPr>
        <w:t xml:space="preserve">Berenice Jean-Louis: Used AI to summarize and paraphrase and conclude the content of the proposal and to search for grammatical errors. </w:t>
      </w:r>
    </w:p>
    <w:p w:rsidR="00000000" w:rsidDel="00000000" w:rsidP="00000000" w:rsidRDefault="00000000" w:rsidRPr="00000000" w14:paraId="00000112">
      <w:pPr>
        <w:widowControl w:val="0"/>
        <w:shd w:fill="ffffff" w:val="clear"/>
        <w:spacing w:after="240" w:before="240" w:line="24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bl>
      <w:tblPr>
        <w:tblStyle w:val="Table1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7.9687499999977" w:hRule="atLeast"/>
          <w:tblHeader w:val="0"/>
        </w:trPr>
        <w:tc>
          <w:tcPr>
            <w:shd w:fill="ead1dc" w:val="clear"/>
            <w:tcMar>
              <w:top w:w="-850.3937007874016" w:type="dxa"/>
              <w:left w:w="-850.3937007874016" w:type="dxa"/>
              <w:bottom w:w="-850.3937007874016" w:type="dxa"/>
              <w:right w:w="-850.3937007874016" w:type="dxa"/>
            </w:tcMar>
          </w:tcPr>
          <w:p w:rsidR="00000000" w:rsidDel="00000000" w:rsidP="00000000" w:rsidRDefault="00000000" w:rsidRPr="00000000" w14:paraId="00000114">
            <w:pPr>
              <w:pStyle w:val="Heading1"/>
              <w:widowControl w:val="0"/>
              <w:shd w:fill="ffffff" w:val="clear"/>
              <w:spacing w:after="240" w:before="240" w:line="240" w:lineRule="auto"/>
              <w:rPr>
                <w:sz w:val="32"/>
                <w:szCs w:val="32"/>
              </w:rPr>
            </w:pPr>
            <w:bookmarkStart w:colFirst="0" w:colLast="0" w:name="_nelaxzmse7k8" w:id="57"/>
            <w:bookmarkEnd w:id="57"/>
            <w:r w:rsidDel="00000000" w:rsidR="00000000" w:rsidRPr="00000000">
              <w:rPr>
                <w:sz w:val="32"/>
                <w:szCs w:val="32"/>
                <w:rtl w:val="0"/>
              </w:rPr>
              <w:t xml:space="preserve">APPENDICES </w:t>
            </w:r>
          </w:p>
        </w:tc>
      </w:tr>
    </w:tbl>
    <w:p w:rsidR="00000000" w:rsidDel="00000000" w:rsidP="00000000" w:rsidRDefault="00000000" w:rsidRPr="00000000" w14:paraId="00000115">
      <w:pPr>
        <w:widowControl w:val="0"/>
        <w:tabs>
          <w:tab w:val="right" w:leader="dot" w:pos="12000"/>
        </w:tabs>
        <w:spacing w:before="60" w:line="240" w:lineRule="auto"/>
        <w:rPr>
          <w:b w:val="1"/>
          <w:bCs w:val="1"/>
        </w:rPr>
      </w:pPr>
      <w:r w:rsidDel="00000000" w:rsidR="00000000" w:rsidRPr="00000000">
        <w:rPr>
          <w:rtl w:val="0"/>
        </w:rPr>
      </w:r>
    </w:p>
    <w:p w:rsidR="00000000" w:rsidDel="00000000" w:rsidP="00000000" w:rsidRDefault="00000000" w:rsidRPr="00000000" w14:paraId="00000116">
      <w:pPr>
        <w:pStyle w:val="Heading2"/>
        <w:keepNext w:val="0"/>
        <w:keepLines w:val="0"/>
        <w:widowControl w:val="0"/>
        <w:shd w:fill="ffffff" w:val="clear"/>
        <w:spacing w:before="280" w:line="240" w:lineRule="auto"/>
        <w:ind w:left="0" w:firstLine="0"/>
        <w:rPr>
          <w:sz w:val="28"/>
          <w:szCs w:val="28"/>
        </w:rPr>
      </w:pPr>
      <w:bookmarkStart w:colFirst="0" w:colLast="0" w:name="_ww8mz9jblm3h" w:id="58"/>
      <w:bookmarkEnd w:id="58"/>
      <w:r w:rsidDel="00000000" w:rsidR="00000000" w:rsidRPr="00000000">
        <w:rPr>
          <w:sz w:val="28"/>
          <w:szCs w:val="28"/>
          <w:rtl w:val="0"/>
        </w:rPr>
        <w:t xml:space="preserve">Appendix A: Cost Benchmark References Supporting Budget Estimates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Budget Category</w:t>
            </w:r>
          </w:p>
        </w:tc>
        <w:tc>
          <w:tcPr>
            <w:tcBorders>
              <w:top w:color="000000" w:space="0" w:sz="6" w:val="single"/>
              <w:left w:color="000000" w:space="0" w:sz="6" w:val="single"/>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0" w:line="240" w:lineRule="auto"/>
              <w:rPr>
                <w:b w:val="1"/>
                <w:bCs w:val="1"/>
              </w:rPr>
            </w:pPr>
            <w:r w:rsidDel="00000000" w:rsidR="00000000" w:rsidRPr="00000000">
              <w:rPr>
                <w:b w:val="1"/>
                <w:bCs w:val="1"/>
                <w:rtl w:val="0"/>
              </w:rPr>
              <w:t xml:space="preserve">Reference &amp; Justification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Benchmark Cost (CAD)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Development Team</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0" w:line="240" w:lineRule="auto"/>
              <w:rPr/>
            </w:pPr>
            <w:r w:rsidDel="00000000" w:rsidR="00000000" w:rsidRPr="00000000">
              <w:rPr>
                <w:rtl w:val="0"/>
              </w:rPr>
              <w:t xml:space="preserve">Based on BC wage data from PayScale, Glassdoor, and Job Bank Canada for mid-level tech roles. A small team working part-time over 3–4 months aligns with the $25,000–$40,000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$40–$70/hr for developers; $35–$60/hr for designers; $30–$50/hr for QA testers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 Licensing &amp; Hosting</w:t>
            </w:r>
          </w:p>
        </w:tc>
        <w:tc>
          <w:tcPr>
            <w:tcBorders>
              <w:top w:color="000000" w:space="0" w:sz="0" w:val="nil"/>
              <w:left w:color="000000" w:space="0" w:sz="6" w:val="single"/>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240" w:before="0" w:line="240" w:lineRule="auto"/>
              <w:rPr/>
            </w:pPr>
            <w:r w:rsidDel="00000000" w:rsidR="00000000" w:rsidRPr="00000000">
              <w:rPr>
                <w:rtl w:val="0"/>
              </w:rPr>
              <w:t xml:space="preserve">AWS Pricing Calculator, Firebase, GoDaddy — scalable cloud services and basic web infrastructure.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$100–$400/month for hosting; ~$70/year for domain &amp; SSL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Surveys &amp; Focus Groups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240" w:before="0" w:line="240" w:lineRule="auto"/>
              <w:rPr/>
            </w:pPr>
            <w:r w:rsidDel="00000000" w:rsidR="00000000" w:rsidRPr="00000000">
              <w:rPr>
                <w:rtl w:val="0"/>
              </w:rPr>
              <w:t xml:space="preserve">Incentives for 25–50 students using gift cards; tools like Google Forms (free) or SurveyMonkey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$10–$20 per participant; survey tools free–$50/month</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Pilot Testing</w:t>
            </w:r>
          </w:p>
        </w:tc>
        <w:tc>
          <w:tcPr>
            <w:tcBorders>
              <w:top w:color="000000" w:space="0" w:sz="0" w:val="nil"/>
              <w:left w:color="000000" w:space="0" w:sz="6" w:val="single"/>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0" w:line="240" w:lineRule="auto"/>
              <w:rPr/>
            </w:pPr>
            <w:r w:rsidDel="00000000" w:rsidR="00000000" w:rsidRPr="00000000">
              <w:rPr>
                <w:rtl w:val="0"/>
              </w:rPr>
              <w:t xml:space="preserve">Based on student assistant rates at BCIT and UBC; includes compensation and feedback tools.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$15–$25/hr for testers; $1,000–$2,000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Marketing &amp; Promotion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0" w:line="240" w:lineRule="auto"/>
              <w:rPr/>
            </w:pPr>
            <w:r w:rsidDel="00000000" w:rsidR="00000000" w:rsidRPr="00000000">
              <w:rPr>
                <w:rtl w:val="0"/>
              </w:rPr>
              <w:t xml:space="preserve">Local print shops and social media ad benchmarks; ambassador stipends based on campus outreach norms.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Posters: $1–$2 each; Ads: $0.50–$1.50/click; Ambassadors: $15–$20/hr</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Incentive Program</w:t>
            </w:r>
          </w:p>
        </w:tc>
        <w:tc>
          <w:tcPr>
            <w:tcBorders>
              <w:top w:color="000000" w:space="0" w:sz="0" w:val="nil"/>
              <w:left w:color="000000" w:space="0" w:sz="6" w:val="single"/>
              <w:bottom w:color="000000" w:space="0" w:sz="6" w:val="single"/>
              <w:right w:color="000000" w:space="0" w:sz="6" w:val="single"/>
            </w:tcBorders>
            <w:shd w:fill="ead1dc"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240" w:before="0" w:line="240" w:lineRule="auto"/>
              <w:rPr/>
            </w:pPr>
            <w:r w:rsidDel="00000000" w:rsidR="00000000" w:rsidRPr="00000000">
              <w:rPr>
                <w:rtl w:val="0"/>
              </w:rPr>
              <w:t xml:space="preserve">Transit passes, gift cards, or campus perks to encourage app usage and sustainable commuting.</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$10–$50 per reward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Contingency Fund</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240" w:before="0" w:line="240" w:lineRule="auto"/>
              <w:rPr/>
            </w:pPr>
            <w:r w:rsidDel="00000000" w:rsidR="00000000" w:rsidRPr="00000000">
              <w:rPr>
                <w:rtl w:val="0"/>
              </w:rPr>
              <w:t xml:space="preserve">Industry standard for tech projects to cover scope changes, technical issues, or extended timelines.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of total budget</w:t>
            </w:r>
          </w:p>
        </w:tc>
      </w:tr>
    </w:tbl>
    <w:p w:rsidR="00000000" w:rsidDel="00000000" w:rsidP="00000000" w:rsidRDefault="00000000" w:rsidRPr="00000000" w14:paraId="00000130">
      <w:pPr>
        <w:rPr>
          <w:ins w:author="Thorsten Ewald" w:id="21" w:date="2025-11-16T21:20:00Z"/>
          <w:rFonts w:ascii="Calibri" w:cs="Calibri" w:eastAsia="Calibri" w:hAnsi="Calibri"/>
          <w:sz w:val="24"/>
          <w:szCs w:val="24"/>
          <w:highlight w:val="white"/>
          <w:rPrChange w:author="Thorsten Ewald" w:id="22" w:date="2025-11-16T21:20:00Z">
            <w:rPr/>
          </w:rPrChange>
        </w:rPr>
      </w:pPr>
      <w:ins w:author="Thorsten Ewald" w:id="21" w:date="2025-11-16T21:20:00Z">
        <w:r w:rsidDel="00000000" w:rsidR="00000000" w:rsidRPr="00000000">
          <w:rPr>
            <w:rtl w:val="0"/>
          </w:rPr>
        </w:r>
      </w:ins>
    </w:p>
    <w:p w:rsidR="00000000" w:rsidDel="00000000" w:rsidP="00000000" w:rsidRDefault="00000000" w:rsidRPr="00000000" w14:paraId="00000131">
      <w:pPr>
        <w:rPr>
          <w:ins w:author="Thorsten Ewald" w:id="21" w:date="2025-11-16T21:20:00Z"/>
          <w:rFonts w:ascii="Calibri" w:cs="Calibri" w:eastAsia="Calibri" w:hAnsi="Calibri"/>
          <w:sz w:val="24"/>
          <w:szCs w:val="24"/>
          <w:highlight w:val="white"/>
          <w:rPrChange w:author="Thorsten Ewald" w:id="22" w:date="2025-11-16T21:20:00Z">
            <w:rPr/>
          </w:rPrChange>
        </w:rPr>
      </w:pPr>
      <w:ins w:author="Thorsten Ewald" w:id="21" w:date="2025-11-16T21:20:00Z">
        <w:r w:rsidDel="00000000" w:rsidR="00000000" w:rsidRPr="00000000">
          <w:rPr>
            <w:rtl w:val="0"/>
          </w:rPr>
        </w:r>
      </w:ins>
    </w:p>
    <w:p w:rsidR="00000000" w:rsidDel="00000000" w:rsidP="00000000" w:rsidRDefault="00000000" w:rsidRPr="00000000" w14:paraId="00000132">
      <w:pPr>
        <w:rPr>
          <w:ins w:author="Thorsten Ewald" w:id="21" w:date="2025-11-16T21:20:00Z"/>
          <w:rFonts w:ascii="Calibri" w:cs="Calibri" w:eastAsia="Calibri" w:hAnsi="Calibri"/>
          <w:sz w:val="24"/>
          <w:szCs w:val="24"/>
          <w:highlight w:val="white"/>
          <w:rPrChange w:author="Thorsten Ewald" w:id="22" w:date="2025-11-16T21:20:00Z">
            <w:rPr/>
          </w:rPrChange>
        </w:rPr>
      </w:pPr>
      <w:ins w:author="Thorsten Ewald" w:id="21" w:date="2025-11-16T21:20:00Z">
        <w:r w:rsidDel="00000000" w:rsidR="00000000" w:rsidRPr="00000000">
          <w:rPr>
            <w:rtl w:val="0"/>
          </w:rPr>
        </w:r>
      </w:ins>
    </w:p>
    <w:p w:rsidR="00000000" w:rsidDel="00000000" w:rsidP="00000000" w:rsidRDefault="00000000" w:rsidRPr="00000000" w14:paraId="00000133">
      <w:pPr>
        <w:rPr>
          <w:rFonts w:ascii="Calibri" w:cs="Calibri" w:eastAsia="Calibri" w:hAnsi="Calibri"/>
          <w:sz w:val="24"/>
          <w:szCs w:val="24"/>
          <w:highlight w:val="white"/>
        </w:rPr>
      </w:pPr>
      <w:ins w:author="Thorsten Ewald" w:id="21" w:date="2025-11-16T21:20:00Z">
        <w:r w:rsidDel="00000000" w:rsidR="00000000" w:rsidRPr="00000000">
          <w:rPr>
            <w:rFonts w:ascii="Calibri" w:cs="Calibri" w:eastAsia="Calibri" w:hAnsi="Calibri"/>
            <w:sz w:val="24"/>
            <w:szCs w:val="24"/>
            <w:highlight w:val="white"/>
            <w:rtl w:val="0"/>
            <w:rPrChange w:author="Thorsten Ewald" w:id="22" w:date="2025-11-16T21:20:00Z">
              <w:rPr/>
            </w:rPrChange>
          </w:rPr>
          <w:t xml:space="preserve">Great work, overall, and thanks. Please let me know if you have questions: 19/20</w:t>
        </w:r>
      </w:ins>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orsten Ewald" w:id="5" w:date="2025-11-16T21:08:50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your tenses consistently to indicate that you are writing about an as-yet nonexistent app.</w:t>
      </w:r>
    </w:p>
  </w:comment>
  <w:comment w:author="Thorsten Ewald" w:id="3" w:date="2025-11-16T20:56:29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use of hyphens</w:t>
      </w:r>
    </w:p>
  </w:comment>
  <w:comment w:author="Thorsten Ewald" w:id="12" w:date="2025-11-16T21:19:29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a well-researched proposal</w:t>
      </w:r>
    </w:p>
  </w:comment>
  <w:comment w:author="Thorsten Ewald" w:id="1" w:date="2025-11-16T20:52:15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letter. Thanks</w:t>
      </w:r>
    </w:p>
  </w:comment>
  <w:comment w:author="Thorsten Ewald" w:id="11" w:date="2025-11-16T21:19:01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the ones developing this project, then you should promise such updates, not just suggest their utility</w:t>
      </w:r>
    </w:p>
  </w:comment>
  <w:comment w:author="Thorsten Ewald" w:id="2" w:date="2025-11-16T20:54:36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summary is 322 words long; the report is only 2,352 words (up to the conclusions, which are already an end-summary), so your summary is too long by about half. It is, however, very well written.</w:t>
      </w:r>
    </w:p>
  </w:comment>
  <w:comment w:author="Thorsten Ewald" w:id="0" w:date="2025-11-16T20:51:44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return address is just the street address. This information would go in the signature block</w:t>
      </w:r>
    </w:p>
  </w:comment>
  <w:comment w:author="Thorsten Ewald" w:id="4" w:date="2025-11-16T21:06:27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the features first, so that readers will understand what your app does. That way, when you list the benefits, those benefits will make sense to the reader. Unless they understand the app better, readers will see the list of benefits as unsubstantiated promises.</w:t>
      </w:r>
    </w:p>
  </w:comment>
  <w:comment w:author="Thorsten Ewald" w:id="7" w:date="2025-11-16T21:12:09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nicely, descriptive caption</w:t>
      </w:r>
    </w:p>
  </w:comment>
  <w:comment w:author="Thorsten Ewald" w:id="10" w:date="2025-11-16T21:16:07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tend to bold the totals to set them off from the preceding line item costs.</w:t>
      </w:r>
    </w:p>
  </w:comment>
  <w:comment w:author="Thorsten Ewald" w:id="8" w:date="2025-11-16T21:12:33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AI jargon. Let me know if I'm wrong.</w:t>
      </w:r>
    </w:p>
  </w:comment>
  <w:comment w:author="Thorsten Ewald" w:id="6" w:date="2025-11-16T21:11:32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that this section should be integrated into the Implementation/Schedule section. Was this an AI-suggested section? It creates a bit of confusion between the phases described here and the weekly development "stages" (?) described in the next section.</w:t>
      </w:r>
    </w:p>
  </w:comment>
  <w:comment w:author="Thorsten Ewald" w:id="9" w:date="2025-11-16T21:14:55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introduce each of these subsections in a similar (parallel) manner:  "In the Prototype Development stage, . . . "   Recall that text needs to function completely independently from the heading.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center"/>
      <w:rPr/>
    </w:pPr>
    <w:r w:rsidDel="00000000" w:rsidR="00000000" w:rsidRPr="00000000">
      <w:rPr>
        <w:rtl w:val="0"/>
      </w:rPr>
      <w:t xml:space="preserve">ⅰⅰ</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cente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center"/>
      <w:rPr/>
    </w:pPr>
    <w:r w:rsidDel="00000000" w:rsidR="00000000" w:rsidRPr="00000000">
      <w:rPr>
        <w:rtl w:val="0"/>
      </w:rPr>
      <w:t xml:space="preserve">ⅰ</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tabs>
        <w:tab w:val="right" w:leader="none" w:pos="9360"/>
      </w:tabs>
      <w:ind w:left="0" w:firstLine="0"/>
      <w:rPr/>
    </w:pPr>
    <w:r w:rsidDel="00000000" w:rsidR="00000000" w:rsidRPr="00000000">
      <w:rPr>
        <w:rtl w:val="0"/>
      </w:rPr>
      <w:t xml:space="preserve">Proposal to Implement a Carpool &amp; Transit App at BCIT</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after="80" w:before="280" w:line="240" w:lineRule="auto"/>
    </w:pPr>
    <w:rPr>
      <w:color w:val="666666"/>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cit.ca/about/" TargetMode="External"/><Relationship Id="rId22" Type="http://schemas.openxmlformats.org/officeDocument/2006/relationships/hyperlink" Target="https://www.bcit.ca/parking/" TargetMode="External"/><Relationship Id="rId21" Type="http://schemas.openxmlformats.org/officeDocument/2006/relationships/hyperlink" Target="https://www.bcit.ca/facilities/campus-planning/policies-plans/transport-demand-management" TargetMode="External"/><Relationship Id="rId24" Type="http://schemas.openxmlformats.org/officeDocument/2006/relationships/hyperlink" Target="https://www.bcit.ca/sustainability/transportation/" TargetMode="External"/><Relationship Id="rId23" Type="http://schemas.openxmlformats.org/officeDocument/2006/relationships/hyperlink" Target="https://www.bcit.ca/park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hyperlink" Target="https://www.bcit.ca/parking/rates" TargetMode="External"/><Relationship Id="rId25" Type="http://schemas.openxmlformats.org/officeDocument/2006/relationships/hyperlink" Target="https://www.bcit.ca/parking/rates" TargetMode="External"/><Relationship Id="rId28" Type="http://schemas.openxmlformats.org/officeDocument/2006/relationships/hyperlink" Target="https://ubyssey.ca/magazine/features-going-the-distance" TargetMode="External"/><Relationship Id="rId27" Type="http://schemas.openxmlformats.org/officeDocument/2006/relationships/hyperlink" Target="https://experience.arcgis.com/experience/724c4dc67eed40fdbe8e5bbc358e8c55/page/Burnaby-Parking-Map"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ubyssey.ca/magazine/features-going-the-distance" TargetMode="External"/><Relationship Id="rId7" Type="http://schemas.openxmlformats.org/officeDocument/2006/relationships/customXml" Target="../customXML/item1.xml"/><Relationship Id="rId8" Type="http://schemas.openxmlformats.org/officeDocument/2006/relationships/header" Target="header1.xml"/><Relationship Id="rId31" Type="http://schemas.openxmlformats.org/officeDocument/2006/relationships/hyperlink" Target="https://www.poparide.com" TargetMode="External"/><Relationship Id="rId30" Type="http://schemas.openxmlformats.org/officeDocument/2006/relationships/hyperlink" Target="https://www.payscale.com/research/CA/Job=Software_Engineer/Salary" TargetMode="External"/><Relationship Id="rId11" Type="http://schemas.openxmlformats.org/officeDocument/2006/relationships/footer" Target="footer1.xml"/><Relationship Id="rId33" Type="http://schemas.openxmlformats.org/officeDocument/2006/relationships/hyperlink" Target="https://bcitnews.com/bcit-students-frustrated-with-campus-parking-made-worse-by-new-construction-changes-coming" TargetMode="External"/><Relationship Id="rId10" Type="http://schemas.openxmlformats.org/officeDocument/2006/relationships/footer" Target="footer2.xml"/><Relationship Id="rId32" Type="http://schemas.openxmlformats.org/officeDocument/2006/relationships/hyperlink" Target="https://www.translink.ca/transit-fares/u-pass-bc" TargetMode="External"/><Relationship Id="rId13" Type="http://schemas.openxmlformats.org/officeDocument/2006/relationships/header" Target="header3.xml"/><Relationship Id="rId12" Type="http://schemas.openxmlformats.org/officeDocument/2006/relationships/hyperlink" Target="mailto:berenice@projectmail.ca" TargetMode="Externa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3.xml"/><Relationship Id="rId16" Type="http://schemas.openxmlformats.org/officeDocument/2006/relationships/header" Target="header5.xml"/><Relationship Id="rId19" Type="http://schemas.openxmlformats.org/officeDocument/2006/relationships/hyperlink" Target="https://bcitnews.com/bcit-students-frustrated-with-campus-parking-made-worse-by-new-construction-changes-coming"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Book</b:SourceType>
    <b:Title>Average Web Designer Salary in Canada</b:Title>
    <b:Gdcea>{"AccessedType":"Website"}</b:Gdcea>
    <b:Author>
      <b:Author>
        <b:NameList>
          <b:Person>
            <b:First>PayScale</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